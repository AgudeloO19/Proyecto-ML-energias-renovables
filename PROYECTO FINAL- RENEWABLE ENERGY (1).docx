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Modelo predictivo del consumo de energías renovables en Estados Unidos </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Integrantes</w:t>
      </w:r>
    </w:p>
    <w:p w:rsidR="00000000" w:rsidDel="00000000" w:rsidP="00000000" w:rsidRDefault="00000000" w:rsidRPr="00000000" w14:paraId="00000008">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Integrante 1 Mariana Pincai Valencia </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Integrante 2 Jorge Eduardo Agudelo Orozco </w:t>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Ejecutores</w:t>
      </w:r>
    </w:p>
    <w:p w:rsidR="00000000" w:rsidDel="00000000" w:rsidP="00000000" w:rsidRDefault="00000000" w:rsidRPr="00000000" w14:paraId="00000013">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Natalia Betancur</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Frank Zapata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Juan Zapata</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Universidad de Antioquia, Universidad de Caldas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Talento TECH</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BOOTCAMP Inteligencia Artificial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Agosto</w:t>
      </w:r>
      <w:r w:rsidDel="00000000" w:rsidR="00000000" w:rsidRPr="00000000">
        <w:rPr>
          <w:rFonts w:ascii="Arial" w:cs="Arial" w:eastAsia="Arial" w:hAnsi="Arial"/>
          <w:b w:val="1"/>
          <w:color w:val="000000"/>
          <w:sz w:val="24"/>
          <w:szCs w:val="24"/>
          <w:rtl w:val="0"/>
        </w:rPr>
        <w:t xml:space="preserve"> 2025</w:t>
      </w:r>
    </w:p>
    <w:p w:rsidR="00000000" w:rsidDel="00000000" w:rsidP="00000000" w:rsidRDefault="00000000" w:rsidRPr="00000000" w14:paraId="0000002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sz w:val="24"/>
          <w:szCs w:val="24"/>
        </w:rPr>
      </w:pPr>
      <w:r w:rsidDel="00000000" w:rsidR="00000000" w:rsidRPr="00000000">
        <w:rPr>
          <w:rtl w:val="0"/>
        </w:rPr>
      </w:r>
    </w:p>
    <w:sdt>
      <w:sdtPr>
        <w:id w:val="2068695106"/>
        <w:docPartObj>
          <w:docPartGallery w:val="Table of Contents"/>
          <w:docPartUnique w:val="1"/>
        </w:docPartObj>
      </w:sdtPr>
      <w:sdtContent>
        <w:p w:rsidR="00000000" w:rsidDel="00000000" w:rsidP="00000000" w:rsidRDefault="00000000" w:rsidRPr="00000000" w14:paraId="00000029">
          <w:pPr>
            <w:widowControl w:val="0"/>
            <w:tabs>
              <w:tab w:val="right" w:leader="none" w:pos="8838"/>
            </w:tabs>
            <w:spacing w:after="0"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heading=h.4ry62ujiu7l5">
            <w:r w:rsidDel="00000000" w:rsidR="00000000" w:rsidRPr="00000000">
              <w:rPr>
                <w:b w:val="1"/>
                <w:rtl w:val="0"/>
              </w:rPr>
              <w:t xml:space="preserve">1. Introducción                                                                                                                                                   2</w:t>
            </w:r>
          </w:hyperlink>
          <w:r w:rsidDel="00000000" w:rsidR="00000000" w:rsidRPr="00000000">
            <w:rPr>
              <w:rtl w:val="0"/>
            </w:rPr>
          </w:r>
        </w:p>
        <w:p w:rsidR="00000000" w:rsidDel="00000000" w:rsidP="00000000" w:rsidRDefault="00000000" w:rsidRPr="00000000" w14:paraId="0000002A">
          <w:pPr>
            <w:widowControl w:val="0"/>
            <w:tabs>
              <w:tab w:val="right" w:leader="none" w:pos="8838"/>
            </w:tabs>
            <w:spacing w:after="0" w:before="60" w:line="240" w:lineRule="auto"/>
            <w:rPr>
              <w:b w:val="1"/>
              <w:color w:val="000000"/>
              <w:u w:val="none"/>
            </w:rPr>
          </w:pPr>
          <w:hyperlink w:anchor="_heading=h.u2baepukim2p">
            <w:r w:rsidDel="00000000" w:rsidR="00000000" w:rsidRPr="00000000">
              <w:rPr>
                <w:b w:val="1"/>
                <w:color w:val="000000"/>
                <w:u w:val="none"/>
                <w:rtl w:val="0"/>
              </w:rPr>
              <w:t xml:space="preserve">2. Metodología: CRISP-DM</w:t>
              <w:tab/>
            </w:r>
          </w:hyperlink>
          <w:r w:rsidDel="00000000" w:rsidR="00000000" w:rsidRPr="00000000">
            <w:fldChar w:fldCharType="begin"/>
            <w:instrText xml:space="preserve"> PAGEREF _heading=h.u2baepukim2p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838"/>
            </w:tabs>
            <w:spacing w:after="0" w:before="60" w:line="240" w:lineRule="auto"/>
            <w:ind w:left="360" w:firstLine="0"/>
            <w:rPr>
              <w:color w:val="000000"/>
              <w:u w:val="none"/>
            </w:rPr>
          </w:pPr>
          <w:hyperlink w:anchor="_heading=h.iq0qq646egyw">
            <w:r w:rsidDel="00000000" w:rsidR="00000000" w:rsidRPr="00000000">
              <w:rPr>
                <w:color w:val="000000"/>
                <w:u w:val="none"/>
                <w:rtl w:val="0"/>
              </w:rPr>
              <w:t xml:space="preserve">2.1. Comprensión del Negocio</w:t>
              <w:tab/>
            </w:r>
          </w:hyperlink>
          <w:r w:rsidDel="00000000" w:rsidR="00000000" w:rsidRPr="00000000">
            <w:fldChar w:fldCharType="begin"/>
            <w:instrText xml:space="preserve"> PAGEREF _heading=h.iq0qq646egyw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838"/>
            </w:tabs>
            <w:spacing w:after="0" w:before="60" w:line="240" w:lineRule="auto"/>
            <w:ind w:left="360" w:firstLine="0"/>
            <w:rPr>
              <w:color w:val="000000"/>
              <w:u w:val="none"/>
            </w:rPr>
          </w:pPr>
          <w:hyperlink w:anchor="_heading=h.bf3b87ff3ipc">
            <w:r w:rsidDel="00000000" w:rsidR="00000000" w:rsidRPr="00000000">
              <w:rPr>
                <w:color w:val="000000"/>
                <w:u w:val="none"/>
                <w:rtl w:val="0"/>
              </w:rPr>
              <w:t xml:space="preserve">Objetivos Específicos del Negocio</w:t>
              <w:tab/>
            </w:r>
          </w:hyperlink>
          <w:r w:rsidDel="00000000" w:rsidR="00000000" w:rsidRPr="00000000">
            <w:fldChar w:fldCharType="begin"/>
            <w:instrText xml:space="preserve"> PAGEREF _heading=h.bf3b87ff3ipc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838"/>
            </w:tabs>
            <w:spacing w:after="0" w:before="60" w:line="240" w:lineRule="auto"/>
            <w:ind w:left="360" w:firstLine="0"/>
            <w:rPr>
              <w:color w:val="000000"/>
              <w:u w:val="none"/>
            </w:rPr>
          </w:pPr>
          <w:hyperlink w:anchor="_heading=h.2t07asmpfrek">
            <w:r w:rsidDel="00000000" w:rsidR="00000000" w:rsidRPr="00000000">
              <w:rPr>
                <w:color w:val="000000"/>
                <w:u w:val="none"/>
                <w:rtl w:val="0"/>
              </w:rPr>
              <w:t xml:space="preserve">1. Relevancia del modelo para la toma de decisiones</w:t>
              <w:tab/>
            </w:r>
          </w:hyperlink>
          <w:r w:rsidDel="00000000" w:rsidR="00000000" w:rsidRPr="00000000">
            <w:fldChar w:fldCharType="begin"/>
            <w:instrText xml:space="preserve"> PAGEREF _heading=h.2t07asmpfrek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838"/>
            </w:tabs>
            <w:spacing w:after="0" w:before="60" w:line="240" w:lineRule="auto"/>
            <w:ind w:left="360" w:firstLine="0"/>
            <w:rPr>
              <w:color w:val="000000"/>
              <w:u w:val="none"/>
            </w:rPr>
          </w:pPr>
          <w:hyperlink w:anchor="_heading=h.bfpub0hft9k7">
            <w:r w:rsidDel="00000000" w:rsidR="00000000" w:rsidRPr="00000000">
              <w:rPr>
                <w:color w:val="000000"/>
                <w:u w:val="none"/>
                <w:rtl w:val="0"/>
              </w:rPr>
              <w:t xml:space="preserve">2. Precisión y sensibilidad del modelo</w:t>
              <w:tab/>
            </w:r>
          </w:hyperlink>
          <w:r w:rsidDel="00000000" w:rsidR="00000000" w:rsidRPr="00000000">
            <w:fldChar w:fldCharType="begin"/>
            <w:instrText xml:space="preserve"> PAGEREF _heading=h.bfpub0hft9k7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838"/>
            </w:tabs>
            <w:spacing w:after="0" w:before="60" w:line="240" w:lineRule="auto"/>
            <w:ind w:left="360" w:firstLine="0"/>
            <w:rPr>
              <w:color w:val="000000"/>
              <w:u w:val="none"/>
            </w:rPr>
          </w:pPr>
          <w:hyperlink w:anchor="_heading=h.odwi7svixa1h">
            <w:r w:rsidDel="00000000" w:rsidR="00000000" w:rsidRPr="00000000">
              <w:rPr>
                <w:color w:val="000000"/>
                <w:u w:val="none"/>
                <w:rtl w:val="0"/>
              </w:rPr>
              <w:t xml:space="preserve">3. Interpretabilidad del modelo</w:t>
              <w:tab/>
            </w:r>
          </w:hyperlink>
          <w:r w:rsidDel="00000000" w:rsidR="00000000" w:rsidRPr="00000000">
            <w:fldChar w:fldCharType="begin"/>
            <w:instrText xml:space="preserve"> PAGEREF _heading=h.odwi7svixa1h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838"/>
            </w:tabs>
            <w:spacing w:after="0" w:before="60" w:line="240" w:lineRule="auto"/>
            <w:ind w:left="360" w:firstLine="0"/>
            <w:rPr>
              <w:color w:val="000000"/>
              <w:u w:val="none"/>
            </w:rPr>
          </w:pPr>
          <w:hyperlink w:anchor="_heading=h.sbxdvtknwlc5">
            <w:r w:rsidDel="00000000" w:rsidR="00000000" w:rsidRPr="00000000">
              <w:rPr>
                <w:color w:val="000000"/>
                <w:u w:val="none"/>
                <w:rtl w:val="0"/>
              </w:rPr>
              <w:t xml:space="preserve">4. Escalabilidad y sostenibilidad</w:t>
              <w:tab/>
            </w:r>
          </w:hyperlink>
          <w:r w:rsidDel="00000000" w:rsidR="00000000" w:rsidRPr="00000000">
            <w:fldChar w:fldCharType="begin"/>
            <w:instrText xml:space="preserve"> PAGEREF _heading=h.sbxdvtknwlc5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838"/>
            </w:tabs>
            <w:spacing w:after="0" w:before="60" w:line="240" w:lineRule="auto"/>
            <w:ind w:left="360" w:firstLine="0"/>
            <w:rPr>
              <w:color w:val="000000"/>
              <w:u w:val="none"/>
            </w:rPr>
          </w:pPr>
          <w:hyperlink w:anchor="_heading=h.r76if0csfi20">
            <w:r w:rsidDel="00000000" w:rsidR="00000000" w:rsidRPr="00000000">
              <w:rPr>
                <w:color w:val="000000"/>
                <w:u w:val="none"/>
                <w:rtl w:val="0"/>
              </w:rPr>
              <w:t xml:space="preserve">5. Valor estratégico</w:t>
              <w:tab/>
            </w:r>
          </w:hyperlink>
          <w:r w:rsidDel="00000000" w:rsidR="00000000" w:rsidRPr="00000000">
            <w:fldChar w:fldCharType="begin"/>
            <w:instrText xml:space="preserve"> PAGEREF _heading=h.r76if0csfi20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838"/>
            </w:tabs>
            <w:spacing w:after="0" w:before="60" w:line="240" w:lineRule="auto"/>
            <w:ind w:left="360" w:firstLine="0"/>
            <w:rPr>
              <w:color w:val="000000"/>
              <w:u w:val="none"/>
            </w:rPr>
          </w:pPr>
          <w:hyperlink w:anchor="_heading=h.tzy3subzaxq1">
            <w:r w:rsidDel="00000000" w:rsidR="00000000" w:rsidRPr="00000000">
              <w:rPr>
                <w:color w:val="000000"/>
                <w:u w:val="none"/>
                <w:rtl w:val="0"/>
              </w:rPr>
              <w:t xml:space="preserve">2.2. Comprensión de los Datos</w:t>
              <w:tab/>
            </w:r>
          </w:hyperlink>
          <w:r w:rsidDel="00000000" w:rsidR="00000000" w:rsidRPr="00000000">
            <w:fldChar w:fldCharType="begin"/>
            <w:instrText xml:space="preserve"> PAGEREF _heading=h.tzy3subzaxq1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838"/>
            </w:tabs>
            <w:spacing w:after="0" w:before="60" w:line="240" w:lineRule="auto"/>
            <w:rPr>
              <w:b w:val="1"/>
              <w:color w:val="000000"/>
              <w:u w:val="none"/>
            </w:rPr>
          </w:pPr>
          <w:hyperlink w:anchor="_heading=h.lj9o3ma7yvqr">
            <w:r w:rsidDel="00000000" w:rsidR="00000000" w:rsidRPr="00000000">
              <w:rPr>
                <w:b w:val="1"/>
                <w:color w:val="000000"/>
                <w:u w:val="none"/>
                <w:rtl w:val="0"/>
              </w:rPr>
              <w:t xml:space="preserve">1. Datos faltantes (valores nulos o incompletos)</w:t>
              <w:tab/>
            </w:r>
          </w:hyperlink>
          <w:r w:rsidDel="00000000" w:rsidR="00000000" w:rsidRPr="00000000">
            <w:fldChar w:fldCharType="begin"/>
            <w:instrText xml:space="preserve"> PAGEREF _heading=h.lj9o3ma7yvqr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838"/>
            </w:tabs>
            <w:spacing w:after="0" w:before="60" w:line="240" w:lineRule="auto"/>
            <w:rPr>
              <w:b w:val="1"/>
              <w:color w:val="000000"/>
              <w:u w:val="none"/>
            </w:rPr>
          </w:pPr>
          <w:hyperlink w:anchor="_heading=h.t4cuwzsj2s7y">
            <w:r w:rsidDel="00000000" w:rsidR="00000000" w:rsidRPr="00000000">
              <w:rPr>
                <w:b w:val="1"/>
                <w:color w:val="000000"/>
                <w:u w:val="none"/>
                <w:rtl w:val="0"/>
              </w:rPr>
              <w:t xml:space="preserve">2. Registros duplicados</w:t>
              <w:tab/>
            </w:r>
          </w:hyperlink>
          <w:r w:rsidDel="00000000" w:rsidR="00000000" w:rsidRPr="00000000">
            <w:fldChar w:fldCharType="begin"/>
            <w:instrText xml:space="preserve"> PAGEREF _heading=h.t4cuwzsj2s7y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8838"/>
            </w:tabs>
            <w:spacing w:after="0" w:before="60" w:line="240" w:lineRule="auto"/>
            <w:rPr>
              <w:b w:val="1"/>
              <w:color w:val="000000"/>
              <w:u w:val="none"/>
            </w:rPr>
          </w:pPr>
          <w:hyperlink w:anchor="_heading=h.4zuamzsa8ch3">
            <w:r w:rsidDel="00000000" w:rsidR="00000000" w:rsidRPr="00000000">
              <w:rPr>
                <w:b w:val="1"/>
                <w:color w:val="000000"/>
                <w:u w:val="none"/>
                <w:rtl w:val="0"/>
              </w:rPr>
              <w:t xml:space="preserve">3. Errores de codificación o inconsistencia en categorías</w:t>
              <w:tab/>
            </w:r>
          </w:hyperlink>
          <w:r w:rsidDel="00000000" w:rsidR="00000000" w:rsidRPr="00000000">
            <w:fldChar w:fldCharType="begin"/>
            <w:instrText xml:space="preserve"> PAGEREF _heading=h.4zuamzsa8ch3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8838"/>
            </w:tabs>
            <w:spacing w:after="0" w:before="60" w:line="240" w:lineRule="auto"/>
            <w:rPr>
              <w:b w:val="1"/>
              <w:color w:val="000000"/>
              <w:u w:val="none"/>
            </w:rPr>
          </w:pPr>
          <w:hyperlink w:anchor="_heading=h.z8v1c7vfh0qm">
            <w:r w:rsidDel="00000000" w:rsidR="00000000" w:rsidRPr="00000000">
              <w:rPr>
                <w:b w:val="1"/>
                <w:color w:val="000000"/>
                <w:u w:val="none"/>
                <w:rtl w:val="0"/>
              </w:rPr>
              <w:t xml:space="preserve">4. Valores fuera de rango</w:t>
              <w:tab/>
            </w:r>
          </w:hyperlink>
          <w:r w:rsidDel="00000000" w:rsidR="00000000" w:rsidRPr="00000000">
            <w:fldChar w:fldCharType="begin"/>
            <w:instrText xml:space="preserve"> PAGEREF _heading=h.z8v1c7vfh0qm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8838"/>
            </w:tabs>
            <w:spacing w:after="0" w:before="60" w:line="240" w:lineRule="auto"/>
            <w:rPr>
              <w:b w:val="1"/>
              <w:color w:val="000000"/>
              <w:u w:val="none"/>
            </w:rPr>
          </w:pPr>
          <w:hyperlink w:anchor="_heading=h.a8borkoywhqt">
            <w:r w:rsidDel="00000000" w:rsidR="00000000" w:rsidRPr="00000000">
              <w:rPr>
                <w:b w:val="1"/>
                <w:color w:val="000000"/>
                <w:u w:val="none"/>
                <w:rtl w:val="0"/>
              </w:rPr>
              <w:t xml:space="preserve">5. Datos categóricos mal codificados o poco informativos</w:t>
              <w:tab/>
            </w:r>
          </w:hyperlink>
          <w:r w:rsidDel="00000000" w:rsidR="00000000" w:rsidRPr="00000000">
            <w:fldChar w:fldCharType="begin"/>
            <w:instrText xml:space="preserve"> PAGEREF _heading=h.a8borkoywhqt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8838"/>
            </w:tabs>
            <w:spacing w:after="0" w:before="60" w:line="240" w:lineRule="auto"/>
            <w:ind w:left="360" w:firstLine="0"/>
            <w:rPr>
              <w:color w:val="000000"/>
              <w:u w:val="none"/>
            </w:rPr>
          </w:pPr>
          <w:hyperlink w:anchor="_heading=h.y96o579t6v52">
            <w:r w:rsidDel="00000000" w:rsidR="00000000" w:rsidRPr="00000000">
              <w:rPr>
                <w:color w:val="000000"/>
                <w:u w:val="none"/>
                <w:rtl w:val="0"/>
              </w:rPr>
              <w:t xml:space="preserve">2.3. Preparación de los Datos</w:t>
              <w:tab/>
            </w:r>
          </w:hyperlink>
          <w:r w:rsidDel="00000000" w:rsidR="00000000" w:rsidRPr="00000000">
            <w:fldChar w:fldCharType="begin"/>
            <w:instrText xml:space="preserve"> PAGEREF _heading=h.y96o579t6v52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838"/>
            </w:tabs>
            <w:spacing w:after="0" w:before="60" w:line="240" w:lineRule="auto"/>
            <w:rPr>
              <w:b w:val="1"/>
              <w:color w:val="000000"/>
              <w:u w:val="none"/>
            </w:rPr>
          </w:pPr>
          <w:hyperlink w:anchor="_heading=h.n4o77tjghrz1">
            <w:r w:rsidDel="00000000" w:rsidR="00000000" w:rsidRPr="00000000">
              <w:rPr>
                <w:b w:val="1"/>
                <w:color w:val="000000"/>
                <w:u w:val="none"/>
                <w:rtl w:val="0"/>
              </w:rPr>
              <w:t xml:space="preserve">Preparación de los Datos – Ingeniería de Características</w:t>
              <w:tab/>
            </w:r>
          </w:hyperlink>
          <w:r w:rsidDel="00000000" w:rsidR="00000000" w:rsidRPr="00000000">
            <w:fldChar w:fldCharType="begin"/>
            <w:instrText xml:space="preserve"> PAGEREF _heading=h.n4o77tjghrz1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838"/>
            </w:tabs>
            <w:spacing w:after="0" w:before="60" w:line="240" w:lineRule="auto"/>
            <w:rPr>
              <w:b w:val="1"/>
              <w:color w:val="000000"/>
              <w:u w:val="none"/>
            </w:rPr>
          </w:pPr>
          <w:hyperlink w:anchor="_heading=h.fowzp6ch9f5b">
            <w:r w:rsidDel="00000000" w:rsidR="00000000" w:rsidRPr="00000000">
              <w:rPr>
                <w:b w:val="1"/>
                <w:color w:val="000000"/>
                <w:u w:val="none"/>
                <w:rtl w:val="0"/>
              </w:rPr>
              <w:t xml:space="preserve">1. Codificación de variables categóricas</w:t>
              <w:tab/>
            </w:r>
          </w:hyperlink>
          <w:r w:rsidDel="00000000" w:rsidR="00000000" w:rsidRPr="00000000">
            <w:fldChar w:fldCharType="begin"/>
            <w:instrText xml:space="preserve"> PAGEREF _heading=h.fowzp6ch9f5b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838"/>
            </w:tabs>
            <w:spacing w:after="0" w:before="60" w:line="240" w:lineRule="auto"/>
            <w:ind w:left="360" w:firstLine="0"/>
            <w:rPr>
              <w:color w:val="000000"/>
              <w:u w:val="none"/>
            </w:rPr>
          </w:pPr>
          <w:hyperlink w:anchor="_heading=h.l0kvoelk2o4">
            <w:r w:rsidDel="00000000" w:rsidR="00000000" w:rsidRPr="00000000">
              <w:rPr>
                <w:color w:val="000000"/>
                <w:u w:val="none"/>
                <w:rtl w:val="0"/>
              </w:rPr>
              <w:t xml:space="preserve">a. Codificación binaria (Sí/No)</w:t>
              <w:tab/>
            </w:r>
          </w:hyperlink>
          <w:r w:rsidDel="00000000" w:rsidR="00000000" w:rsidRPr="00000000">
            <w:fldChar w:fldCharType="begin"/>
            <w:instrText xml:space="preserve"> PAGEREF _heading=h.l0kvoelk2o4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838"/>
            </w:tabs>
            <w:spacing w:after="0" w:before="60" w:line="240" w:lineRule="auto"/>
            <w:ind w:left="360" w:firstLine="0"/>
            <w:rPr>
              <w:color w:val="000000"/>
              <w:u w:val="none"/>
            </w:rPr>
          </w:pPr>
          <w:hyperlink w:anchor="_heading=h.2jdf8gkouhtw">
            <w:r w:rsidDel="00000000" w:rsidR="00000000" w:rsidRPr="00000000">
              <w:rPr>
                <w:color w:val="000000"/>
                <w:u w:val="none"/>
                <w:rtl w:val="0"/>
              </w:rPr>
              <w:t xml:space="preserve">b. Codificación ordinal</w:t>
              <w:tab/>
            </w:r>
          </w:hyperlink>
          <w:r w:rsidDel="00000000" w:rsidR="00000000" w:rsidRPr="00000000">
            <w:fldChar w:fldCharType="begin"/>
            <w:instrText xml:space="preserve"> PAGEREF _heading=h.2jdf8gkouhtw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838"/>
            </w:tabs>
            <w:spacing w:after="0" w:before="60" w:line="240" w:lineRule="auto"/>
            <w:ind w:left="360" w:firstLine="0"/>
            <w:rPr>
              <w:color w:val="000000"/>
              <w:u w:val="none"/>
            </w:rPr>
          </w:pPr>
          <w:hyperlink w:anchor="_heading=h.cchnb2w1gk68">
            <w:r w:rsidDel="00000000" w:rsidR="00000000" w:rsidRPr="00000000">
              <w:rPr>
                <w:color w:val="000000"/>
                <w:u w:val="none"/>
                <w:rtl w:val="0"/>
              </w:rPr>
              <w:t xml:space="preserve">c. Codificación one-hot</w:t>
              <w:tab/>
            </w:r>
          </w:hyperlink>
          <w:r w:rsidDel="00000000" w:rsidR="00000000" w:rsidRPr="00000000">
            <w:fldChar w:fldCharType="begin"/>
            <w:instrText xml:space="preserve"> PAGEREF _heading=h.cchnb2w1gk68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838"/>
            </w:tabs>
            <w:spacing w:after="0" w:before="60" w:line="240" w:lineRule="auto"/>
            <w:rPr>
              <w:b w:val="1"/>
              <w:color w:val="000000"/>
              <w:u w:val="none"/>
            </w:rPr>
          </w:pPr>
          <w:hyperlink w:anchor="_heading=h.2b9ykvi0lufc">
            <w:r w:rsidDel="00000000" w:rsidR="00000000" w:rsidRPr="00000000">
              <w:rPr>
                <w:b w:val="1"/>
                <w:color w:val="000000"/>
                <w:u w:val="none"/>
                <w:rtl w:val="0"/>
              </w:rPr>
              <w:t xml:space="preserve">2. Normalización / Escalado</w:t>
              <w:tab/>
            </w:r>
          </w:hyperlink>
          <w:r w:rsidDel="00000000" w:rsidR="00000000" w:rsidRPr="00000000">
            <w:fldChar w:fldCharType="begin"/>
            <w:instrText xml:space="preserve"> PAGEREF _heading=h.2b9ykvi0lufc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838"/>
            </w:tabs>
            <w:spacing w:after="0" w:before="60" w:line="240" w:lineRule="auto"/>
            <w:rPr>
              <w:b w:val="1"/>
              <w:color w:val="000000"/>
              <w:u w:val="none"/>
            </w:rPr>
          </w:pPr>
          <w:hyperlink w:anchor="_heading=h.yyxyvmztzin">
            <w:r w:rsidDel="00000000" w:rsidR="00000000" w:rsidRPr="00000000">
              <w:rPr>
                <w:b w:val="1"/>
                <w:color w:val="000000"/>
                <w:u w:val="none"/>
                <w:rtl w:val="0"/>
              </w:rPr>
              <w:t xml:space="preserve">3. Creación de nuevas variables (feature engineering)</w:t>
              <w:tab/>
            </w:r>
          </w:hyperlink>
          <w:r w:rsidDel="00000000" w:rsidR="00000000" w:rsidRPr="00000000">
            <w:fldChar w:fldCharType="begin"/>
            <w:instrText xml:space="preserve"> PAGEREF _heading=h.yyxyvmztzin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838"/>
            </w:tabs>
            <w:spacing w:after="0" w:before="60" w:line="240" w:lineRule="auto"/>
            <w:rPr>
              <w:b w:val="1"/>
              <w:color w:val="000000"/>
              <w:u w:val="none"/>
            </w:rPr>
          </w:pPr>
          <w:hyperlink w:anchor="_heading=h.b907bmxuhijm">
            <w:r w:rsidDel="00000000" w:rsidR="00000000" w:rsidRPr="00000000">
              <w:rPr>
                <w:b w:val="1"/>
                <w:color w:val="000000"/>
                <w:u w:val="none"/>
                <w:rtl w:val="0"/>
              </w:rPr>
              <w:t xml:space="preserve">4. Tratamiento de valores faltantes</w:t>
              <w:tab/>
            </w:r>
          </w:hyperlink>
          <w:r w:rsidDel="00000000" w:rsidR="00000000" w:rsidRPr="00000000">
            <w:fldChar w:fldCharType="begin"/>
            <w:instrText xml:space="preserve"> PAGEREF _heading=h.b907bmxuhijm \h </w:instrText>
            <w:fldChar w:fldCharType="separate"/>
          </w:r>
          <w:r w:rsidDel="00000000" w:rsidR="00000000" w:rsidRPr="00000000">
            <w:rPr>
              <w:b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838"/>
            </w:tabs>
            <w:spacing w:after="0" w:before="60" w:line="240" w:lineRule="auto"/>
            <w:ind w:left="360" w:firstLine="0"/>
            <w:rPr>
              <w:color w:val="000000"/>
              <w:u w:val="none"/>
            </w:rPr>
          </w:pPr>
          <w:hyperlink w:anchor="_heading=h.bdqpyra10c5u">
            <w:r w:rsidDel="00000000" w:rsidR="00000000" w:rsidRPr="00000000">
              <w:rPr>
                <w:color w:val="000000"/>
                <w:u w:val="none"/>
                <w:rtl w:val="0"/>
              </w:rPr>
              <w:t xml:space="preserve">2.4. Modelado</w:t>
              <w:tab/>
            </w:r>
          </w:hyperlink>
          <w:r w:rsidDel="00000000" w:rsidR="00000000" w:rsidRPr="00000000">
            <w:fldChar w:fldCharType="begin"/>
            <w:instrText xml:space="preserve"> PAGEREF _heading=h.bdqpyra10c5u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838"/>
            </w:tabs>
            <w:spacing w:after="0" w:before="60" w:line="240" w:lineRule="auto"/>
            <w:ind w:left="360" w:firstLine="0"/>
            <w:rPr>
              <w:color w:val="000000"/>
              <w:u w:val="none"/>
            </w:rPr>
          </w:pPr>
          <w:hyperlink w:anchor="_heading=h.84ce0n29k5nh">
            <w:r w:rsidDel="00000000" w:rsidR="00000000" w:rsidRPr="00000000">
              <w:rPr>
                <w:color w:val="000000"/>
                <w:u w:val="none"/>
                <w:rtl w:val="0"/>
              </w:rPr>
              <w:t xml:space="preserve">2.5. Evaluación</w:t>
              <w:tab/>
            </w:r>
          </w:hyperlink>
          <w:r w:rsidDel="00000000" w:rsidR="00000000" w:rsidRPr="00000000">
            <w:fldChar w:fldCharType="begin"/>
            <w:instrText xml:space="preserve"> PAGEREF _heading=h.84ce0n29k5nh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838"/>
            </w:tabs>
            <w:spacing w:after="0" w:before="60" w:line="240" w:lineRule="auto"/>
            <w:ind w:left="360" w:firstLine="0"/>
            <w:rPr>
              <w:color w:val="000000"/>
              <w:u w:val="none"/>
            </w:rPr>
          </w:pPr>
          <w:hyperlink w:anchor="_heading=h.sm2gy1vr4a7w">
            <w:r w:rsidDel="00000000" w:rsidR="00000000" w:rsidRPr="00000000">
              <w:rPr>
                <w:color w:val="000000"/>
                <w:u w:val="none"/>
                <w:rtl w:val="0"/>
              </w:rPr>
              <w:t xml:space="preserve">2.6. Implementación</w:t>
              <w:tab/>
            </w:r>
          </w:hyperlink>
          <w:r w:rsidDel="00000000" w:rsidR="00000000" w:rsidRPr="00000000">
            <w:fldChar w:fldCharType="begin"/>
            <w:instrText xml:space="preserve"> PAGEREF _heading=h.sm2gy1vr4a7w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838"/>
            </w:tabs>
            <w:spacing w:after="0" w:before="60" w:line="240" w:lineRule="auto"/>
            <w:rPr>
              <w:b w:val="1"/>
              <w:color w:val="000000"/>
              <w:u w:val="none"/>
            </w:rPr>
          </w:pPr>
          <w:hyperlink w:anchor="_heading=h.nzyfarrdngqa">
            <w:r w:rsidDel="00000000" w:rsidR="00000000" w:rsidRPr="00000000">
              <w:rPr>
                <w:b w:val="1"/>
                <w:color w:val="000000"/>
                <w:u w:val="none"/>
                <w:rtl w:val="0"/>
              </w:rPr>
              <w:t xml:space="preserve">3. Presupuesto</w:t>
              <w:tab/>
            </w:r>
          </w:hyperlink>
          <w:r w:rsidDel="00000000" w:rsidR="00000000" w:rsidRPr="00000000">
            <w:fldChar w:fldCharType="begin"/>
            <w:instrText xml:space="preserve"> PAGEREF _heading=h.nzyfarrdngqa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838"/>
            </w:tabs>
            <w:spacing w:after="0" w:before="60" w:line="240" w:lineRule="auto"/>
            <w:rPr>
              <w:b w:val="1"/>
              <w:color w:val="000000"/>
              <w:u w:val="none"/>
            </w:rPr>
          </w:pPr>
          <w:hyperlink w:anchor="_heading=h.pqxs4fcuv7fd">
            <w:r w:rsidDel="00000000" w:rsidR="00000000" w:rsidRPr="00000000">
              <w:rPr>
                <w:b w:val="1"/>
                <w:color w:val="000000"/>
                <w:u w:val="none"/>
                <w:rtl w:val="0"/>
              </w:rPr>
              <w:t xml:space="preserve">4. Manejo del Contenido Relacionado (Apéndices / Anexos)</w:t>
              <w:tab/>
            </w:r>
          </w:hyperlink>
          <w:r w:rsidDel="00000000" w:rsidR="00000000" w:rsidRPr="00000000">
            <w:fldChar w:fldCharType="begin"/>
            <w:instrText xml:space="preserve"> PAGEREF _heading=h.pqxs4fcuv7fd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838"/>
            </w:tabs>
            <w:spacing w:after="0" w:before="60" w:line="240" w:lineRule="auto"/>
            <w:rPr>
              <w:b w:val="1"/>
              <w:color w:val="000000"/>
              <w:u w:val="none"/>
            </w:rPr>
          </w:pPr>
          <w:hyperlink w:anchor="_heading=h.69dvoyfg169n">
            <w:r w:rsidDel="00000000" w:rsidR="00000000" w:rsidRPr="00000000">
              <w:rPr>
                <w:b w:val="1"/>
                <w:color w:val="000000"/>
                <w:u w:val="none"/>
                <w:rtl w:val="0"/>
              </w:rPr>
              <w:t xml:space="preserve">5. Conclusiones y Recomendaciones</w:t>
              <w:tab/>
            </w:r>
          </w:hyperlink>
          <w:r w:rsidDel="00000000" w:rsidR="00000000" w:rsidRPr="00000000">
            <w:fldChar w:fldCharType="begin"/>
            <w:instrText xml:space="preserve"> PAGEREF _heading=h.69dvoyfg169n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Style w:val="Heading3"/>
        <w:spacing w:after="280" w:before="280" w:lineRule="auto"/>
        <w:rPr>
          <w:sz w:val="26"/>
          <w:szCs w:val="26"/>
        </w:rPr>
      </w:pPr>
      <w:bookmarkStart w:colFirst="0" w:colLast="0" w:name="_heading=h.3bjfy13unmrx" w:id="0"/>
      <w:bookmarkEnd w:id="0"/>
      <w:r w:rsidDel="00000000" w:rsidR="00000000" w:rsidRPr="00000000">
        <w:rPr>
          <w:rtl w:val="0"/>
        </w:rPr>
      </w:r>
    </w:p>
    <w:p w:rsidR="00000000" w:rsidDel="00000000" w:rsidP="00000000" w:rsidRDefault="00000000" w:rsidRPr="00000000" w14:paraId="00000050">
      <w:pPr>
        <w:pStyle w:val="Heading3"/>
        <w:spacing w:after="280" w:before="280" w:lineRule="auto"/>
        <w:rPr>
          <w:sz w:val="26"/>
          <w:szCs w:val="26"/>
        </w:rPr>
      </w:pPr>
      <w:bookmarkStart w:colFirst="0" w:colLast="0" w:name="_heading=h.z0pf9ac821vt" w:id="1"/>
      <w:bookmarkEnd w:id="1"/>
      <w:r w:rsidDel="00000000" w:rsidR="00000000" w:rsidRPr="00000000">
        <w:rPr>
          <w:rtl w:val="0"/>
        </w:rPr>
      </w:r>
    </w:p>
    <w:p w:rsidR="00000000" w:rsidDel="00000000" w:rsidP="00000000" w:rsidRDefault="00000000" w:rsidRPr="00000000" w14:paraId="00000051">
      <w:pPr>
        <w:pStyle w:val="Heading3"/>
        <w:spacing w:after="280" w:before="280" w:lineRule="auto"/>
        <w:rPr>
          <w:sz w:val="26"/>
          <w:szCs w:val="26"/>
        </w:rPr>
      </w:pPr>
      <w:bookmarkStart w:colFirst="0" w:colLast="0" w:name="_heading=h.ir7jcd5km0wq" w:id="2"/>
      <w:bookmarkEnd w:id="2"/>
      <w:r w:rsidDel="00000000" w:rsidR="00000000" w:rsidRPr="00000000">
        <w:rPr>
          <w:rtl w:val="0"/>
        </w:rPr>
      </w:r>
    </w:p>
    <w:p w:rsidR="00000000" w:rsidDel="00000000" w:rsidP="00000000" w:rsidRDefault="00000000" w:rsidRPr="00000000" w14:paraId="00000052">
      <w:pPr>
        <w:pStyle w:val="Heading3"/>
        <w:spacing w:after="280" w:before="280" w:lineRule="auto"/>
        <w:rPr/>
      </w:pPr>
      <w:bookmarkStart w:colFirst="0" w:colLast="0" w:name="_heading=h.4ry62ujiu7l5" w:id="3"/>
      <w:bookmarkEnd w:id="3"/>
      <w:r w:rsidDel="00000000" w:rsidR="00000000" w:rsidRPr="00000000">
        <w:rPr>
          <w:sz w:val="26"/>
          <w:szCs w:val="26"/>
          <w:rtl w:val="0"/>
        </w:rPr>
        <w:t xml:space="preserve">1. Introducción</w:t>
      </w: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rtl w:val="0"/>
        </w:rPr>
        <w:t xml:space="preserve">El consumo de energía es un factor determinante en el desarrollo económico y social de un país, pero también representa un desafío ambiental y de sostenibilidad. En este contexto, las energías renovables (solar, eólica, hidroeléctrica, biomasa y geotérmica) se han consolidado como alternativas clave para reducir las emisiones de gases de efecto invernadero y mitigar el cambio climático (IEA, 2023).</w:t>
      </w:r>
    </w:p>
    <w:p w:rsidR="00000000" w:rsidDel="00000000" w:rsidP="00000000" w:rsidRDefault="00000000" w:rsidRPr="00000000" w14:paraId="00000054">
      <w:pPr>
        <w:spacing w:after="240" w:before="240" w:line="276" w:lineRule="auto"/>
        <w:rPr/>
      </w:pPr>
      <w:r w:rsidDel="00000000" w:rsidR="00000000" w:rsidRPr="00000000">
        <w:rPr>
          <w:rtl w:val="0"/>
        </w:rPr>
        <w:t xml:space="preserve">En Estados Unidos, el sector energético ha experimentado una transición progresiva hacia el uso de fuentes renovables. Según la U.S. Energy Information Administration (EIA, 2022), la participación de energías renovables en el consumo total pasó del 6% en 2005 al 13% en 2021, con un crecimiento acelerado de la energía solar y eólica. Esta transformación responde tanto a políticas públicas como a avances tecnológicos y reducción de costos en las tecnologías limpias.</w:t>
      </w:r>
    </w:p>
    <w:p w:rsidR="00000000" w:rsidDel="00000000" w:rsidP="00000000" w:rsidRDefault="00000000" w:rsidRPr="00000000" w14:paraId="00000055">
      <w:pPr>
        <w:spacing w:after="240" w:before="240" w:line="276" w:lineRule="auto"/>
        <w:rPr/>
      </w:pPr>
      <w:r w:rsidDel="00000000" w:rsidR="00000000" w:rsidRPr="00000000">
        <w:rPr>
          <w:rtl w:val="0"/>
        </w:rPr>
        <w:t xml:space="preserve">Sin embargo, prever la evolución futura del consumo energético renovable constituye un reto, ya que depende de factores económicos, demográficos y tecnológicos. En este escenario, el uso de técnicas de </w:t>
      </w:r>
      <w:r w:rsidDel="00000000" w:rsidR="00000000" w:rsidRPr="00000000">
        <w:rPr>
          <w:i w:val="1"/>
          <w:rtl w:val="0"/>
        </w:rPr>
        <w:t xml:space="preserve">Machine Learning</w:t>
      </w:r>
      <w:r w:rsidDel="00000000" w:rsidR="00000000" w:rsidRPr="00000000">
        <w:rPr>
          <w:rtl w:val="0"/>
        </w:rPr>
        <w:t xml:space="preserve"> ofrece un marco robusto para identificar patrones históricos y construir modelos predictivos que apoyen la toma de decisiones estratégicas en materia energética (Wang et al., 2020).</w:t>
      </w:r>
    </w:p>
    <w:p w:rsidR="00000000" w:rsidDel="00000000" w:rsidP="00000000" w:rsidRDefault="00000000" w:rsidRPr="00000000" w14:paraId="00000056">
      <w:pPr>
        <w:spacing w:after="240" w:before="240" w:line="276" w:lineRule="auto"/>
        <w:rPr/>
      </w:pPr>
      <w:r w:rsidDel="00000000" w:rsidR="00000000" w:rsidRPr="00000000">
        <w:rPr>
          <w:rtl w:val="0"/>
        </w:rPr>
        <w:t xml:space="preserve">Este proyecto se propone analizar la base de datos </w:t>
      </w:r>
      <w:r w:rsidDel="00000000" w:rsidR="00000000" w:rsidRPr="00000000">
        <w:rPr>
          <w:i w:val="1"/>
          <w:rtl w:val="0"/>
        </w:rPr>
        <w:t xml:space="preserve">Renewable Energy Consumption in the U.S.</w:t>
      </w:r>
      <w:r w:rsidDel="00000000" w:rsidR="00000000" w:rsidRPr="00000000">
        <w:rPr>
          <w:rtl w:val="0"/>
        </w:rPr>
        <w:t xml:space="preserve"> (Kaggle, 2021), aplicando el enfoque metodológico </w:t>
      </w:r>
      <w:r w:rsidDel="00000000" w:rsidR="00000000" w:rsidRPr="00000000">
        <w:rPr>
          <w:b w:val="1"/>
          <w:rtl w:val="0"/>
        </w:rPr>
        <w:t xml:space="preserve">CRISP-DM</w:t>
      </w:r>
      <w:r w:rsidDel="00000000" w:rsidR="00000000" w:rsidRPr="00000000">
        <w:rPr>
          <w:rtl w:val="0"/>
        </w:rPr>
        <w:t xml:space="preserve">. Se busca desarrollar un modelo predictivo que permita anticipar el consumo de energías renovables en distintos estados y periodos de tiempo, a fin de generar conocimiento útil para la planificación energética sostenible en Estados Unidos.</w:t>
      </w:r>
    </w:p>
    <w:p w:rsidR="00000000" w:rsidDel="00000000" w:rsidP="00000000" w:rsidRDefault="00000000" w:rsidRPr="00000000" w14:paraId="00000057">
      <w:pPr>
        <w:spacing w:after="240" w:before="240" w:line="276" w:lineRule="auto"/>
        <w:rPr/>
      </w:pPr>
      <w:r w:rsidDel="00000000" w:rsidR="00000000" w:rsidRPr="00000000">
        <w:rPr>
          <w:rtl w:val="0"/>
        </w:rPr>
        <w:t xml:space="preserve">Toda la información de este proyecto esta en: </w:t>
      </w:r>
      <w:hyperlink r:id="rId7">
        <w:r w:rsidDel="00000000" w:rsidR="00000000" w:rsidRPr="00000000">
          <w:rPr>
            <w:color w:val="1155cc"/>
            <w:u w:val="single"/>
            <w:rtl w:val="0"/>
          </w:rPr>
          <w:t xml:space="preserve">https://drive.google.com/drive/folders/1UX4DMugAKLnYfuWqFgIOVMZkaNhjXD7v?usp=sharing</w:t>
        </w:r>
      </w:hyperlink>
      <w:r w:rsidDel="00000000" w:rsidR="00000000" w:rsidRPr="00000000">
        <w:rPr>
          <w:rtl w:val="0"/>
        </w:rPr>
      </w:r>
    </w:p>
    <w:p w:rsidR="00000000" w:rsidDel="00000000" w:rsidP="00000000" w:rsidRDefault="00000000" w:rsidRPr="00000000" w14:paraId="00000058">
      <w:pPr>
        <w:spacing w:after="0" w:before="240" w:line="276" w:lineRule="auto"/>
        <w:ind w:left="0" w:firstLine="0"/>
        <w:rPr/>
      </w:pPr>
      <w:r w:rsidDel="00000000" w:rsidR="00000000" w:rsidRPr="00000000">
        <w:rPr>
          <w:rtl w:val="0"/>
        </w:rPr>
      </w:r>
    </w:p>
    <w:p w:rsidR="00000000" w:rsidDel="00000000" w:rsidP="00000000" w:rsidRDefault="00000000" w:rsidRPr="00000000" w14:paraId="00000059">
      <w:pPr>
        <w:pStyle w:val="Heading2"/>
        <w:spacing w:after="80" w:before="360" w:line="276" w:lineRule="auto"/>
        <w:ind w:left="720" w:hanging="360"/>
        <w:jc w:val="both"/>
        <w:rPr>
          <w:rFonts w:ascii="Calibri" w:cs="Calibri" w:eastAsia="Calibri" w:hAnsi="Calibri"/>
          <w:sz w:val="24"/>
          <w:szCs w:val="24"/>
        </w:rPr>
      </w:pPr>
      <w:bookmarkStart w:colFirst="0" w:colLast="0" w:name="_heading=h.7ottotxwxjv6" w:id="4"/>
      <w:bookmarkEnd w:id="4"/>
      <w:r w:rsidDel="00000000" w:rsidR="00000000" w:rsidRPr="00000000">
        <w:rPr>
          <w:rFonts w:ascii="Calibri" w:cs="Calibri" w:eastAsia="Calibri" w:hAnsi="Calibri"/>
          <w:sz w:val="24"/>
          <w:szCs w:val="24"/>
          <w:rtl w:val="0"/>
        </w:rPr>
        <w:t xml:space="preserve">Objetivo general</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Desarrollar un modelo predictivo basado en técnicas de </w:t>
      </w:r>
      <w:r w:rsidDel="00000000" w:rsidR="00000000" w:rsidRPr="00000000">
        <w:rPr>
          <w:i w:val="1"/>
          <w:rtl w:val="0"/>
        </w:rPr>
        <w:t xml:space="preserve">Machine Learning</w:t>
      </w:r>
      <w:r w:rsidDel="00000000" w:rsidR="00000000" w:rsidRPr="00000000">
        <w:rPr>
          <w:rtl w:val="0"/>
        </w:rPr>
        <w:t xml:space="preserve"> para estimar el consumo de energías renovables en Estados Unidos, utilizando datos históricos de la U.S. Energy Information Administration.</w:t>
      </w:r>
    </w:p>
    <w:p w:rsidR="00000000" w:rsidDel="00000000" w:rsidP="00000000" w:rsidRDefault="00000000" w:rsidRPr="00000000" w14:paraId="0000005B">
      <w:pPr>
        <w:pStyle w:val="Heading2"/>
        <w:spacing w:after="80" w:before="360" w:line="276" w:lineRule="auto"/>
        <w:ind w:left="720" w:hanging="360"/>
        <w:jc w:val="both"/>
        <w:rPr>
          <w:rFonts w:ascii="Calibri" w:cs="Calibri" w:eastAsia="Calibri" w:hAnsi="Calibri"/>
          <w:sz w:val="24"/>
          <w:szCs w:val="24"/>
        </w:rPr>
      </w:pPr>
      <w:bookmarkStart w:colFirst="0" w:colLast="0" w:name="_heading=h.eizvi4vkhmaf" w:id="5"/>
      <w:bookmarkEnd w:id="5"/>
      <w:r w:rsidDel="00000000" w:rsidR="00000000" w:rsidRPr="00000000">
        <w:rPr>
          <w:rFonts w:ascii="Calibri" w:cs="Calibri" w:eastAsia="Calibri" w:hAnsi="Calibri"/>
          <w:sz w:val="24"/>
          <w:szCs w:val="24"/>
          <w:rtl w:val="0"/>
        </w:rPr>
        <w:t xml:space="preserve">Objetivos específicos</w:t>
      </w:r>
    </w:p>
    <w:p w:rsidR="00000000" w:rsidDel="00000000" w:rsidP="00000000" w:rsidRDefault="00000000" w:rsidRPr="00000000" w14:paraId="0000005C">
      <w:pPr>
        <w:numPr>
          <w:ilvl w:val="0"/>
          <w:numId w:val="44"/>
        </w:numPr>
        <w:spacing w:after="0" w:afterAutospacing="0" w:before="240" w:line="276" w:lineRule="auto"/>
        <w:ind w:left="720" w:hanging="360"/>
      </w:pPr>
      <w:r w:rsidDel="00000000" w:rsidR="00000000" w:rsidRPr="00000000">
        <w:rPr>
          <w:rtl w:val="0"/>
        </w:rPr>
        <w:t xml:space="preserve">Analizar y comprender la estructura del dataset, identificando variables relevantes y posibles problemas de calidad de datos.</w:t>
        <w:br w:type="textWrapping"/>
      </w:r>
    </w:p>
    <w:p w:rsidR="00000000" w:rsidDel="00000000" w:rsidP="00000000" w:rsidRDefault="00000000" w:rsidRPr="00000000" w14:paraId="0000005D">
      <w:pPr>
        <w:numPr>
          <w:ilvl w:val="0"/>
          <w:numId w:val="44"/>
        </w:numPr>
        <w:spacing w:after="0" w:afterAutospacing="0" w:before="0" w:beforeAutospacing="0" w:line="276" w:lineRule="auto"/>
        <w:ind w:left="720" w:hanging="360"/>
      </w:pPr>
      <w:r w:rsidDel="00000000" w:rsidR="00000000" w:rsidRPr="00000000">
        <w:rPr>
          <w:rtl w:val="0"/>
        </w:rPr>
        <w:t xml:space="preserve">Realizar un preprocesamiento de datos que incluya limpieza, imputación de valores faltantes, normalización y codificación de variables categóricas.</w:t>
        <w:br w:type="textWrapping"/>
      </w:r>
    </w:p>
    <w:p w:rsidR="00000000" w:rsidDel="00000000" w:rsidP="00000000" w:rsidRDefault="00000000" w:rsidRPr="00000000" w14:paraId="0000005E">
      <w:pPr>
        <w:numPr>
          <w:ilvl w:val="0"/>
          <w:numId w:val="44"/>
        </w:numPr>
        <w:spacing w:after="0" w:afterAutospacing="0" w:before="0" w:beforeAutospacing="0" w:line="276" w:lineRule="auto"/>
        <w:ind w:left="720" w:hanging="360"/>
      </w:pPr>
      <w:r w:rsidDel="00000000" w:rsidR="00000000" w:rsidRPr="00000000">
        <w:rPr>
          <w:rtl w:val="0"/>
        </w:rPr>
        <w:t xml:space="preserve">Entrenar y comparar diferentes modelos de aprendizaje automático (Regresión Lineal, Random Forest, XGBoost) para predecir el consumo de energías renovables.</w:t>
        <w:br w:type="textWrapping"/>
      </w:r>
    </w:p>
    <w:p w:rsidR="00000000" w:rsidDel="00000000" w:rsidP="00000000" w:rsidRDefault="00000000" w:rsidRPr="00000000" w14:paraId="0000005F">
      <w:pPr>
        <w:numPr>
          <w:ilvl w:val="0"/>
          <w:numId w:val="44"/>
        </w:numPr>
        <w:spacing w:after="240" w:before="0" w:beforeAutospacing="0" w:line="276" w:lineRule="auto"/>
        <w:ind w:left="720" w:hanging="360"/>
      </w:pPr>
      <w:r w:rsidDel="00000000" w:rsidR="00000000" w:rsidRPr="00000000">
        <w:rPr>
          <w:rtl w:val="0"/>
        </w:rPr>
        <w:t xml:space="preserve">Evaluar el desempeño de los modelos utilizando métricas como RMSE, MAE y R², seleccionando el más adecuado para el problema.</w:t>
        <w:br w:type="textWrapping"/>
      </w:r>
    </w:p>
    <w:p w:rsidR="00000000" w:rsidDel="00000000" w:rsidP="00000000" w:rsidRDefault="00000000" w:rsidRPr="00000000" w14:paraId="00000060">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061">
      <w:pPr>
        <w:spacing w:after="0" w:line="276" w:lineRule="auto"/>
        <w:ind w:left="0" w:firstLine="0"/>
        <w:rPr/>
      </w:pPr>
      <w:r w:rsidDel="00000000" w:rsidR="00000000" w:rsidRPr="00000000">
        <w:rPr>
          <w:rtl w:val="0"/>
        </w:rPr>
        <w:br w:type="textWrapping"/>
      </w:r>
    </w:p>
    <w:p w:rsidR="00000000" w:rsidDel="00000000" w:rsidP="00000000" w:rsidRDefault="00000000" w:rsidRPr="00000000" w14:paraId="00000062">
      <w:pPr>
        <w:pStyle w:val="Heading2"/>
        <w:spacing w:after="80" w:before="360" w:line="276" w:lineRule="auto"/>
        <w:jc w:val="both"/>
        <w:rPr>
          <w:rFonts w:ascii="Calibri" w:cs="Calibri" w:eastAsia="Calibri" w:hAnsi="Calibri"/>
          <w:sz w:val="26"/>
          <w:szCs w:val="26"/>
        </w:rPr>
      </w:pPr>
      <w:bookmarkStart w:colFirst="0" w:colLast="0" w:name="_heading=h.vn4dv8l0dz57" w:id="6"/>
      <w:bookmarkEnd w:id="6"/>
      <w:r w:rsidDel="00000000" w:rsidR="00000000" w:rsidRPr="00000000">
        <w:rPr>
          <w:rFonts w:ascii="Calibri" w:cs="Calibri" w:eastAsia="Calibri" w:hAnsi="Calibri"/>
          <w:sz w:val="26"/>
          <w:szCs w:val="26"/>
          <w:rtl w:val="0"/>
        </w:rPr>
        <w:t xml:space="preserve">Alcance del proyecto</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Este proyecto se enmarca en el </w:t>
      </w:r>
      <w:r w:rsidDel="00000000" w:rsidR="00000000" w:rsidRPr="00000000">
        <w:rPr>
          <w:b w:val="1"/>
          <w:rtl w:val="0"/>
        </w:rPr>
        <w:t xml:space="preserve">BOOTCAMP Talento TECH Inteligencia Artificial con 105 horas de clase técnica</w:t>
      </w:r>
      <w:r w:rsidDel="00000000" w:rsidR="00000000" w:rsidRPr="00000000">
        <w:rPr>
          <w:rtl w:val="0"/>
        </w:rPr>
        <w:t xml:space="preserve">, realizado entre junio y agosto de 2025. Se enfoca en el desarrollo de un modelo predictivo mediante técnicas de </w:t>
      </w:r>
      <w:r w:rsidDel="00000000" w:rsidR="00000000" w:rsidRPr="00000000">
        <w:rPr>
          <w:i w:val="1"/>
          <w:rtl w:val="0"/>
        </w:rPr>
        <w:t xml:space="preserve">Machine Learning</w:t>
      </w:r>
      <w:r w:rsidDel="00000000" w:rsidR="00000000" w:rsidRPr="00000000">
        <w:rPr>
          <w:rtl w:val="0"/>
        </w:rPr>
        <w:t xml:space="preserve"> para estimar el consumo de energías renovables en Estados Unidos, utilizando una base de datos histórica de la </w:t>
      </w:r>
      <w:r w:rsidDel="00000000" w:rsidR="00000000" w:rsidRPr="00000000">
        <w:rPr>
          <w:b w:val="1"/>
          <w:rtl w:val="0"/>
        </w:rPr>
        <w:t xml:space="preserve">U.S. Energy Information Administration (EIA)</w:t>
      </w:r>
      <w:r w:rsidDel="00000000" w:rsidR="00000000" w:rsidRPr="00000000">
        <w:rPr>
          <w:rtl w:val="0"/>
        </w:rPr>
        <w:t xml:space="preserve"> disponible en Kaggle.</w:t>
      </w:r>
    </w:p>
    <w:p w:rsidR="00000000" w:rsidDel="00000000" w:rsidP="00000000" w:rsidRDefault="00000000" w:rsidRPr="00000000" w14:paraId="00000064">
      <w:pPr>
        <w:spacing w:after="240" w:before="240" w:line="276" w:lineRule="auto"/>
        <w:jc w:val="both"/>
        <w:rPr/>
      </w:pPr>
      <w:r w:rsidDel="00000000" w:rsidR="00000000" w:rsidRPr="00000000">
        <w:rPr>
          <w:rtl w:val="0"/>
        </w:rPr>
        <w:t xml:space="preserve">El alcance incluye el preprocesamiento de los datos (limpieza, análisis exploratorio, selección de variables), el entrenamiento y evaluación de modelos supervisados de regresión, y la validación de los resultados para identificar tendencias de consumo energético.</w:t>
      </w:r>
    </w:p>
    <w:p w:rsidR="00000000" w:rsidDel="00000000" w:rsidP="00000000" w:rsidRDefault="00000000" w:rsidRPr="00000000" w14:paraId="00000065">
      <w:pPr>
        <w:spacing w:after="240" w:before="240" w:line="276" w:lineRule="auto"/>
        <w:jc w:val="both"/>
        <w:rPr/>
      </w:pPr>
      <w:r w:rsidDel="00000000" w:rsidR="00000000" w:rsidRPr="00000000">
        <w:rPr>
          <w:rtl w:val="0"/>
        </w:rPr>
        <w:t xml:space="preserve">Metodológicamente, el proyecto se limita al tiempo disponible en el bootcamp y al análisis de la base de datos, sin involucrar recolección de nuevos datos ni proyecciones oficiales gubernamentales. Éticamente, el uso de la información se realiza con fines analíticos y educativos, con el objetivo de aportar herramientas que apoyen el diseño de políticas energéticas y la promoción de sostenibilidad.</w:t>
      </w:r>
    </w:p>
    <w:p w:rsidR="00000000" w:rsidDel="00000000" w:rsidP="00000000" w:rsidRDefault="00000000" w:rsidRPr="00000000" w14:paraId="00000066">
      <w:pPr>
        <w:spacing w:after="240" w:before="240" w:line="276" w:lineRule="auto"/>
        <w:jc w:val="both"/>
        <w:rPr/>
      </w:pPr>
      <w:r w:rsidDel="00000000" w:rsidR="00000000" w:rsidRPr="00000000">
        <w:rPr>
          <w:rtl w:val="0"/>
        </w:rPr>
      </w:r>
    </w:p>
    <w:p w:rsidR="00000000" w:rsidDel="00000000" w:rsidP="00000000" w:rsidRDefault="00000000" w:rsidRPr="00000000" w14:paraId="00000067">
      <w:pPr>
        <w:pStyle w:val="Heading2"/>
        <w:spacing w:after="80" w:before="360" w:line="276" w:lineRule="auto"/>
        <w:ind w:left="0" w:firstLine="0"/>
        <w:jc w:val="both"/>
        <w:rPr>
          <w:rFonts w:ascii="Calibri" w:cs="Calibri" w:eastAsia="Calibri" w:hAnsi="Calibri"/>
          <w:sz w:val="24"/>
          <w:szCs w:val="24"/>
        </w:rPr>
      </w:pPr>
      <w:bookmarkStart w:colFirst="0" w:colLast="0" w:name="_heading=h.rnuo0po9ezku" w:id="7"/>
      <w:bookmarkEnd w:id="7"/>
      <w:r w:rsidDel="00000000" w:rsidR="00000000" w:rsidRPr="00000000">
        <w:rPr>
          <w:rFonts w:ascii="Calibri" w:cs="Calibri" w:eastAsia="Calibri" w:hAnsi="Calibri"/>
          <w:sz w:val="24"/>
          <w:szCs w:val="24"/>
          <w:rtl w:val="0"/>
        </w:rPr>
        <w:t xml:space="preserve">Alcance técnico y metodológico</w:t>
      </w:r>
    </w:p>
    <w:p w:rsidR="00000000" w:rsidDel="00000000" w:rsidP="00000000" w:rsidRDefault="00000000" w:rsidRPr="00000000" w14:paraId="00000068">
      <w:pPr>
        <w:numPr>
          <w:ilvl w:val="0"/>
          <w:numId w:val="31"/>
        </w:numPr>
        <w:spacing w:after="240" w:before="240" w:line="276" w:lineRule="auto"/>
        <w:ind w:left="720" w:hanging="360"/>
        <w:jc w:val="both"/>
      </w:pPr>
      <w:r w:rsidDel="00000000" w:rsidR="00000000" w:rsidRPr="00000000">
        <w:rPr>
          <w:rtl w:val="0"/>
        </w:rPr>
        <w:t xml:space="preserve">El proyecto se basa en el análisis de un conjunto de </w:t>
      </w:r>
      <w:r w:rsidDel="00000000" w:rsidR="00000000" w:rsidRPr="00000000">
        <w:rPr>
          <w:b w:val="1"/>
          <w:rtl w:val="0"/>
        </w:rPr>
        <w:t xml:space="preserve">3.065 registros mensuales</w:t>
      </w:r>
      <w:r w:rsidDel="00000000" w:rsidR="00000000" w:rsidRPr="00000000">
        <w:rPr>
          <w:rtl w:val="0"/>
        </w:rPr>
        <w:t xml:space="preserve"> (1973–2024) que describen el consumo de distintas fuentes de energías renovables en EE. UU., desagregadas por sector económico (</w:t>
      </w:r>
      <w:r w:rsidDel="00000000" w:rsidR="00000000" w:rsidRPr="00000000">
        <w:rPr>
          <w:i w:val="1"/>
          <w:rtl w:val="0"/>
        </w:rPr>
        <w:t xml:space="preserve">Comercial, Industrial, Eléctrico, Residencial y Transporte</w:t>
      </w:r>
      <w:r w:rsidDel="00000000" w:rsidR="00000000" w:rsidRPr="00000000">
        <w:rPr>
          <w:rtl w:val="0"/>
        </w:rPr>
        <w:t xml:space="preserve">).</w:t>
        <w:br w:type="textWrapping"/>
      </w:r>
    </w:p>
    <w:p w:rsidR="00000000" w:rsidDel="00000000" w:rsidP="00000000" w:rsidRDefault="00000000" w:rsidRPr="00000000" w14:paraId="00000069">
      <w:pPr>
        <w:numPr>
          <w:ilvl w:val="0"/>
          <w:numId w:val="31"/>
        </w:numPr>
        <w:spacing w:after="240" w:before="240" w:line="276" w:lineRule="auto"/>
        <w:ind w:left="720" w:hanging="360"/>
        <w:jc w:val="both"/>
      </w:pPr>
      <w:r w:rsidDel="00000000" w:rsidR="00000000" w:rsidRPr="00000000">
        <w:rPr>
          <w:rtl w:val="0"/>
        </w:rPr>
        <w:t xml:space="preserve">Se aplicarán técnicas de </w:t>
      </w:r>
      <w:r w:rsidDel="00000000" w:rsidR="00000000" w:rsidRPr="00000000">
        <w:rPr>
          <w:b w:val="1"/>
          <w:rtl w:val="0"/>
        </w:rPr>
        <w:t xml:space="preserve">análisis exploratorio de datos (EDA)</w:t>
      </w:r>
      <w:r w:rsidDel="00000000" w:rsidR="00000000" w:rsidRPr="00000000">
        <w:rPr>
          <w:rtl w:val="0"/>
        </w:rPr>
        <w:t xml:space="preserve">, ingeniería de características (creación de variables agregadas por año, normalización de consumos, tasas de participación por fuente), y modelado supervisado.</w:t>
        <w:br w:type="textWrapping"/>
      </w:r>
    </w:p>
    <w:p w:rsidR="00000000" w:rsidDel="00000000" w:rsidP="00000000" w:rsidRDefault="00000000" w:rsidRPr="00000000" w14:paraId="0000006A">
      <w:pPr>
        <w:numPr>
          <w:ilvl w:val="0"/>
          <w:numId w:val="31"/>
        </w:numPr>
        <w:spacing w:after="240" w:before="240" w:line="276" w:lineRule="auto"/>
        <w:ind w:left="720" w:hanging="360"/>
        <w:jc w:val="both"/>
      </w:pPr>
      <w:r w:rsidDel="00000000" w:rsidR="00000000" w:rsidRPr="00000000">
        <w:rPr>
          <w:rtl w:val="0"/>
        </w:rPr>
        <w:t xml:space="preserve">El modelo se desarrollará utilizando algoritmos de </w:t>
      </w:r>
      <w:r w:rsidDel="00000000" w:rsidR="00000000" w:rsidRPr="00000000">
        <w:rPr>
          <w:i w:val="1"/>
          <w:rtl w:val="0"/>
        </w:rPr>
        <w:t xml:space="preserve">Machine Learning</w:t>
      </w:r>
      <w:r w:rsidDel="00000000" w:rsidR="00000000" w:rsidRPr="00000000">
        <w:rPr>
          <w:rtl w:val="0"/>
        </w:rPr>
        <w:t xml:space="preserve"> como </w:t>
      </w:r>
      <w:r w:rsidDel="00000000" w:rsidR="00000000" w:rsidRPr="00000000">
        <w:rPr>
          <w:b w:val="1"/>
          <w:rtl w:val="0"/>
        </w:rPr>
        <w:t xml:space="preserve">Regresión Lineal, Random Forest y XGBoost</w:t>
      </w:r>
      <w:r w:rsidDel="00000000" w:rsidR="00000000" w:rsidRPr="00000000">
        <w:rPr>
          <w:rtl w:val="0"/>
        </w:rPr>
        <w:t xml:space="preserve">, evaluados con métricas de regresión (RMSE, MAE, R²).</w:t>
      </w:r>
      <w:r w:rsidDel="00000000" w:rsidR="00000000" w:rsidRPr="00000000">
        <w:rPr>
          <w:rtl w:val="0"/>
        </w:rPr>
      </w:r>
    </w:p>
    <w:p w:rsidR="00000000" w:rsidDel="00000000" w:rsidP="00000000" w:rsidRDefault="00000000" w:rsidRPr="00000000" w14:paraId="0000006B">
      <w:pPr>
        <w:spacing w:after="240" w:line="276" w:lineRule="auto"/>
        <w:ind w:left="720" w:firstLine="0"/>
        <w:jc w:val="both"/>
        <w:rPr>
          <w:b w:val="1"/>
        </w:rPr>
      </w:pPr>
      <w:r w:rsidDel="00000000" w:rsidR="00000000" w:rsidRPr="00000000">
        <w:rPr>
          <w:rtl w:val="0"/>
        </w:rPr>
      </w:r>
    </w:p>
    <w:p w:rsidR="00000000" w:rsidDel="00000000" w:rsidP="00000000" w:rsidRDefault="00000000" w:rsidRPr="00000000" w14:paraId="0000006C">
      <w:pPr>
        <w:spacing w:after="240" w:line="276" w:lineRule="auto"/>
        <w:jc w:val="both"/>
        <w:rPr/>
      </w:pPr>
      <w:r w:rsidDel="00000000" w:rsidR="00000000" w:rsidRPr="00000000">
        <w:rPr>
          <w:rtl w:val="0"/>
        </w:rPr>
      </w:r>
    </w:p>
    <w:p w:rsidR="00000000" w:rsidDel="00000000" w:rsidP="00000000" w:rsidRDefault="00000000" w:rsidRPr="00000000" w14:paraId="0000006D">
      <w:pPr>
        <w:spacing w:after="240" w:line="276" w:lineRule="auto"/>
        <w:jc w:val="both"/>
        <w:rPr/>
      </w:pPr>
      <w:r w:rsidDel="00000000" w:rsidR="00000000" w:rsidRPr="00000000">
        <w:rPr>
          <w:rtl w:val="0"/>
        </w:rPr>
      </w:r>
    </w:p>
    <w:p w:rsidR="00000000" w:rsidDel="00000000" w:rsidP="00000000" w:rsidRDefault="00000000" w:rsidRPr="00000000" w14:paraId="0000006E">
      <w:pPr>
        <w:pStyle w:val="Heading2"/>
        <w:spacing w:after="80" w:before="360" w:line="276" w:lineRule="auto"/>
        <w:ind w:left="0" w:firstLine="0"/>
        <w:jc w:val="both"/>
        <w:rPr>
          <w:rFonts w:ascii="Calibri" w:cs="Calibri" w:eastAsia="Calibri" w:hAnsi="Calibri"/>
          <w:sz w:val="24"/>
          <w:szCs w:val="24"/>
        </w:rPr>
      </w:pPr>
      <w:bookmarkStart w:colFirst="0" w:colLast="0" w:name="_heading=h.fdou83bphd26" w:id="8"/>
      <w:bookmarkEnd w:id="8"/>
      <w:r w:rsidDel="00000000" w:rsidR="00000000" w:rsidRPr="00000000">
        <w:rPr>
          <w:rFonts w:ascii="Calibri" w:cs="Calibri" w:eastAsia="Calibri" w:hAnsi="Calibri"/>
          <w:sz w:val="24"/>
          <w:szCs w:val="24"/>
          <w:rtl w:val="0"/>
        </w:rPr>
        <w:t xml:space="preserve">Alcance geográfico y poblacional</w:t>
      </w:r>
    </w:p>
    <w:p w:rsidR="00000000" w:rsidDel="00000000" w:rsidP="00000000" w:rsidRDefault="00000000" w:rsidRPr="00000000" w14:paraId="0000006F">
      <w:pPr>
        <w:numPr>
          <w:ilvl w:val="0"/>
          <w:numId w:val="32"/>
        </w:numPr>
        <w:spacing w:after="0" w:afterAutospacing="0" w:before="240" w:line="276" w:lineRule="auto"/>
        <w:ind w:left="720" w:hanging="360"/>
        <w:rPr>
          <w:rFonts w:ascii="Arial" w:cs="Arial" w:eastAsia="Arial" w:hAnsi="Arial"/>
        </w:rPr>
      </w:pPr>
      <w:r w:rsidDel="00000000" w:rsidR="00000000" w:rsidRPr="00000000">
        <w:rPr>
          <w:rtl w:val="0"/>
        </w:rPr>
        <w:t xml:space="preserve">El modelo está enfocado exclusivamente en </w:t>
      </w:r>
      <w:r w:rsidDel="00000000" w:rsidR="00000000" w:rsidRPr="00000000">
        <w:rPr>
          <w:b w:val="1"/>
          <w:rtl w:val="0"/>
        </w:rPr>
        <w:t xml:space="preserve">Estados Unidos</w:t>
      </w:r>
      <w:r w:rsidDel="00000000" w:rsidR="00000000" w:rsidRPr="00000000">
        <w:rPr>
          <w:rtl w:val="0"/>
        </w:rPr>
        <w:t xml:space="preserve">, considerando la agregación de datos por sectores económicos a nivel nacional.</w:t>
        <w:br w:type="textWrapping"/>
      </w:r>
    </w:p>
    <w:p w:rsidR="00000000" w:rsidDel="00000000" w:rsidP="00000000" w:rsidRDefault="00000000" w:rsidRPr="00000000" w14:paraId="00000070">
      <w:pPr>
        <w:numPr>
          <w:ilvl w:val="0"/>
          <w:numId w:val="3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La población objetivo corresponde al </w:t>
      </w:r>
      <w:r w:rsidDel="00000000" w:rsidR="00000000" w:rsidRPr="00000000">
        <w:rPr>
          <w:b w:val="1"/>
          <w:rtl w:val="0"/>
        </w:rPr>
        <w:t xml:space="preserve">consumo mensual de energías renovables (en BTU)</w:t>
      </w:r>
      <w:r w:rsidDel="00000000" w:rsidR="00000000" w:rsidRPr="00000000">
        <w:rPr>
          <w:rtl w:val="0"/>
        </w:rPr>
        <w:t xml:space="preserve"> reportado en los diferentes sectores.</w:t>
        <w:br w:type="textWrapping"/>
      </w:r>
    </w:p>
    <w:p w:rsidR="00000000" w:rsidDel="00000000" w:rsidP="00000000" w:rsidRDefault="00000000" w:rsidRPr="00000000" w14:paraId="00000071">
      <w:pPr>
        <w:numPr>
          <w:ilvl w:val="0"/>
          <w:numId w:val="32"/>
        </w:numPr>
        <w:spacing w:after="240" w:before="0" w:beforeAutospacing="0" w:line="276" w:lineRule="auto"/>
        <w:ind w:left="720" w:hanging="360"/>
        <w:rPr>
          <w:rFonts w:ascii="Arial" w:cs="Arial" w:eastAsia="Arial" w:hAnsi="Arial"/>
        </w:rPr>
      </w:pPr>
      <w:r w:rsidDel="00000000" w:rsidR="00000000" w:rsidRPr="00000000">
        <w:rPr>
          <w:rtl w:val="0"/>
        </w:rPr>
        <w:t xml:space="preserve">Los resultados podrán desagregarse por sector y fuente de energía, permitiendo comparaciones entre tendencias históricas de consumo.</w:t>
      </w:r>
      <w:r w:rsidDel="00000000" w:rsidR="00000000" w:rsidRPr="00000000">
        <w:rPr>
          <w:rtl w:val="0"/>
        </w:rPr>
      </w:r>
    </w:p>
    <w:p w:rsidR="00000000" w:rsidDel="00000000" w:rsidP="00000000" w:rsidRDefault="00000000" w:rsidRPr="00000000" w14:paraId="00000072">
      <w:pPr>
        <w:spacing w:after="240" w:line="276" w:lineRule="auto"/>
        <w:ind w:left="720" w:firstLine="0"/>
        <w:jc w:val="both"/>
        <w:rPr>
          <w:b w:val="1"/>
        </w:rPr>
      </w:pPr>
      <w:r w:rsidDel="00000000" w:rsidR="00000000" w:rsidRPr="00000000">
        <w:rPr>
          <w:rtl w:val="0"/>
        </w:rPr>
      </w:r>
    </w:p>
    <w:p w:rsidR="00000000" w:rsidDel="00000000" w:rsidP="00000000" w:rsidRDefault="00000000" w:rsidRPr="00000000" w14:paraId="00000073">
      <w:pPr>
        <w:spacing w:after="240" w:line="276" w:lineRule="auto"/>
        <w:jc w:val="both"/>
        <w:rPr>
          <w:b w:val="1"/>
        </w:rPr>
      </w:pPr>
      <w:r w:rsidDel="00000000" w:rsidR="00000000" w:rsidRPr="00000000">
        <w:rPr>
          <w:b w:val="1"/>
          <w:rtl w:val="0"/>
        </w:rPr>
        <w:t xml:space="preserve">Alcance de la variable objetivo</w:t>
      </w:r>
    </w:p>
    <w:p w:rsidR="00000000" w:rsidDel="00000000" w:rsidP="00000000" w:rsidRDefault="00000000" w:rsidRPr="00000000" w14:paraId="00000074">
      <w:pPr>
        <w:spacing w:after="240" w:before="240" w:line="276" w:lineRule="auto"/>
        <w:jc w:val="both"/>
        <w:rPr/>
      </w:pPr>
      <w:r w:rsidDel="00000000" w:rsidR="00000000" w:rsidRPr="00000000">
        <w:rPr>
          <w:rtl w:val="0"/>
        </w:rPr>
        <w:t xml:space="preserve">La variable objetivo principal será Total Renewable Energy (BTU), que representa el consumo agregado de todas las fuentes de energías renovables en cada registro.</w:t>
      </w:r>
    </w:p>
    <w:p w:rsidR="00000000" w:rsidDel="00000000" w:rsidP="00000000" w:rsidRDefault="00000000" w:rsidRPr="00000000" w14:paraId="00000075">
      <w:pPr>
        <w:spacing w:after="240" w:before="240" w:line="276" w:lineRule="auto"/>
        <w:jc w:val="both"/>
        <w:rPr/>
      </w:pPr>
      <w:r w:rsidDel="00000000" w:rsidR="00000000" w:rsidRPr="00000000">
        <w:rPr>
          <w:rtl w:val="0"/>
        </w:rPr>
        <w:t xml:space="preserve">Adicionalmente, se podrá explorar la predicción individual de consumos por fuente de energía (solar, eólica, hidroeléctrica, biomasa, etc.) para profundizar en las tendencias de cada tecnología.</w:t>
      </w:r>
    </w:p>
    <w:p w:rsidR="00000000" w:rsidDel="00000000" w:rsidP="00000000" w:rsidRDefault="00000000" w:rsidRPr="00000000" w14:paraId="00000076">
      <w:pPr>
        <w:spacing w:after="240" w:line="276" w:lineRule="auto"/>
        <w:jc w:val="both"/>
        <w:rPr>
          <w:b w:val="1"/>
        </w:rPr>
      </w:pPr>
      <w:r w:rsidDel="00000000" w:rsidR="00000000" w:rsidRPr="00000000">
        <w:rPr>
          <w:b w:val="1"/>
          <w:rtl w:val="0"/>
        </w:rPr>
        <w:t xml:space="preserve"> Alcance funcional: herramienta de apoyo, sin diagnóstico</w:t>
      </w:r>
    </w:p>
    <w:p w:rsidR="00000000" w:rsidDel="00000000" w:rsidP="00000000" w:rsidRDefault="00000000" w:rsidRPr="00000000" w14:paraId="00000077">
      <w:pPr>
        <w:numPr>
          <w:ilvl w:val="0"/>
          <w:numId w:val="14"/>
        </w:numPr>
        <w:spacing w:after="0" w:afterAutospacing="0" w:before="240" w:line="276" w:lineRule="auto"/>
        <w:ind w:left="720" w:hanging="360"/>
        <w:rPr/>
      </w:pPr>
      <w:r w:rsidDel="00000000" w:rsidR="00000000" w:rsidRPr="00000000">
        <w:rPr>
          <w:rtl w:val="0"/>
        </w:rPr>
        <w:t xml:space="preserve">El modelo no sustituye los análisis oficiales de la EIA ni emite proyecciones gubernamentales.</w:t>
        <w:br w:type="textWrapping"/>
      </w:r>
    </w:p>
    <w:p w:rsidR="00000000" w:rsidDel="00000000" w:rsidP="00000000" w:rsidRDefault="00000000" w:rsidRPr="00000000" w14:paraId="00000078">
      <w:pPr>
        <w:numPr>
          <w:ilvl w:val="0"/>
          <w:numId w:val="14"/>
        </w:numPr>
        <w:spacing w:after="240" w:before="0" w:beforeAutospacing="0" w:line="276" w:lineRule="auto"/>
        <w:ind w:left="720" w:hanging="360"/>
        <w:rPr/>
      </w:pPr>
      <w:r w:rsidDel="00000000" w:rsidR="00000000" w:rsidRPr="00000000">
        <w:rPr>
          <w:rtl w:val="0"/>
        </w:rPr>
        <w:t xml:space="preserve">Su función principal es apoyar el análisis académico y la comprensión de tendencias energéticas, con potencial aplicación en investigación y docencia.</w:t>
        <w:br w:type="textWrapping"/>
      </w:r>
      <w:r w:rsidDel="00000000" w:rsidR="00000000" w:rsidRPr="00000000">
        <w:rPr>
          <w:b w:val="1"/>
          <w:rtl w:val="0"/>
        </w:rPr>
        <w:br w:type="textWrapping"/>
      </w:r>
    </w:p>
    <w:p w:rsidR="00000000" w:rsidDel="00000000" w:rsidP="00000000" w:rsidRDefault="00000000" w:rsidRPr="00000000" w14:paraId="00000079">
      <w:pPr>
        <w:spacing w:after="240" w:line="276" w:lineRule="auto"/>
        <w:jc w:val="both"/>
        <w:rPr>
          <w:b w:val="1"/>
        </w:rPr>
      </w:pPr>
      <w:r w:rsidDel="00000000" w:rsidR="00000000" w:rsidRPr="00000000">
        <w:rPr>
          <w:b w:val="1"/>
          <w:rtl w:val="0"/>
        </w:rPr>
        <w:t xml:space="preserve"> Limitaciones incluidas en el alcance</w:t>
      </w:r>
    </w:p>
    <w:p w:rsidR="00000000" w:rsidDel="00000000" w:rsidP="00000000" w:rsidRDefault="00000000" w:rsidRPr="00000000" w14:paraId="0000007A">
      <w:pPr>
        <w:numPr>
          <w:ilvl w:val="0"/>
          <w:numId w:val="35"/>
        </w:numPr>
        <w:spacing w:after="0" w:afterAutospacing="0" w:before="240" w:line="276" w:lineRule="auto"/>
        <w:ind w:left="720" w:hanging="360"/>
        <w:rPr>
          <w:rFonts w:ascii="Arial" w:cs="Arial" w:eastAsia="Arial" w:hAnsi="Arial"/>
        </w:rPr>
      </w:pPr>
      <w:r w:rsidDel="00000000" w:rsidR="00000000" w:rsidRPr="00000000">
        <w:rPr>
          <w:rtl w:val="0"/>
        </w:rPr>
        <w:t xml:space="preserve">El dataset no incluye factores externos como precios de energía, políticas públicas, PIB o indicadores demográficos, lo que limita la capacidad de explicación causal.</w:t>
        <w:br w:type="textWrapping"/>
      </w:r>
    </w:p>
    <w:p w:rsidR="00000000" w:rsidDel="00000000" w:rsidP="00000000" w:rsidRDefault="00000000" w:rsidRPr="00000000" w14:paraId="0000007B">
      <w:pPr>
        <w:numPr>
          <w:ilvl w:val="0"/>
          <w:numId w:val="35"/>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El análisis se restringe a </w:t>
      </w:r>
      <w:r w:rsidDel="00000000" w:rsidR="00000000" w:rsidRPr="00000000">
        <w:rPr>
          <w:b w:val="1"/>
          <w:rtl w:val="0"/>
        </w:rPr>
        <w:t xml:space="preserve">Estados Unidos</w:t>
      </w:r>
      <w:r w:rsidDel="00000000" w:rsidR="00000000" w:rsidRPr="00000000">
        <w:rPr>
          <w:rtl w:val="0"/>
        </w:rPr>
        <w:t xml:space="preserve">, por lo que no se generaliza a otros países.</w:t>
        <w:br w:type="textWrapping"/>
      </w:r>
    </w:p>
    <w:p w:rsidR="00000000" w:rsidDel="00000000" w:rsidP="00000000" w:rsidRDefault="00000000" w:rsidRPr="00000000" w14:paraId="0000007C">
      <w:pPr>
        <w:numPr>
          <w:ilvl w:val="0"/>
          <w:numId w:val="35"/>
        </w:numPr>
        <w:spacing w:after="240" w:before="0" w:beforeAutospacing="0" w:line="276" w:lineRule="auto"/>
        <w:ind w:left="720" w:hanging="360"/>
        <w:rPr>
          <w:rFonts w:ascii="Arial" w:cs="Arial" w:eastAsia="Arial" w:hAnsi="Arial"/>
        </w:rPr>
      </w:pPr>
      <w:r w:rsidDel="00000000" w:rsidR="00000000" w:rsidRPr="00000000">
        <w:rPr>
          <w:rtl w:val="0"/>
        </w:rPr>
        <w:t xml:space="preserve">El modelo no puede anticipar eventos inesperados (crisis económicas, pandemias, cambios regulatorios), sino que se basa en patrones históricos de consumo.</w:t>
        <w:br w:type="textWrapping"/>
      </w:r>
    </w:p>
    <w:p w:rsidR="00000000" w:rsidDel="00000000" w:rsidP="00000000" w:rsidRDefault="00000000" w:rsidRPr="00000000" w14:paraId="0000007D">
      <w:pPr>
        <w:spacing w:after="240" w:line="276" w:lineRule="auto"/>
        <w:jc w:val="both"/>
        <w:rPr/>
      </w:pPr>
      <w:r w:rsidDel="00000000" w:rsidR="00000000" w:rsidRPr="00000000">
        <w:rPr>
          <w:rtl w:val="0"/>
        </w:rPr>
      </w:r>
    </w:p>
    <w:p w:rsidR="00000000" w:rsidDel="00000000" w:rsidP="00000000" w:rsidRDefault="00000000" w:rsidRPr="00000000" w14:paraId="0000007E">
      <w:pPr>
        <w:spacing w:after="240" w:line="276" w:lineRule="auto"/>
        <w:jc w:val="both"/>
        <w:rPr>
          <w:b w:val="1"/>
        </w:rPr>
      </w:pPr>
      <w:r w:rsidDel="00000000" w:rsidR="00000000" w:rsidRPr="00000000">
        <w:rPr>
          <w:b w:val="1"/>
          <w:rtl w:val="0"/>
        </w:rPr>
        <w:t xml:space="preserve">Conclusión </w:t>
      </w:r>
    </w:p>
    <w:p w:rsidR="00000000" w:rsidDel="00000000" w:rsidP="00000000" w:rsidRDefault="00000000" w:rsidRPr="00000000" w14:paraId="0000007F">
      <w:pPr>
        <w:spacing w:after="240" w:before="240" w:line="276" w:lineRule="auto"/>
        <w:jc w:val="both"/>
        <w:rPr/>
      </w:pPr>
      <w:r w:rsidDel="00000000" w:rsidR="00000000" w:rsidRPr="00000000">
        <w:rPr>
          <w:rtl w:val="0"/>
        </w:rPr>
        <w:t xml:space="preserve">Este proyecto se posiciona como una </w:t>
      </w:r>
      <w:r w:rsidDel="00000000" w:rsidR="00000000" w:rsidRPr="00000000">
        <w:rPr>
          <w:b w:val="1"/>
          <w:rtl w:val="0"/>
        </w:rPr>
        <w:t xml:space="preserve">herramienta predictiva de apoyo técnico y académico</w:t>
      </w:r>
      <w:r w:rsidDel="00000000" w:rsidR="00000000" w:rsidRPr="00000000">
        <w:rPr>
          <w:rtl w:val="0"/>
        </w:rPr>
        <w:t xml:space="preserve"> para el análisis del consumo de energías renovables en Estados Unidos, fundamentada en evidencia empírica y en buenas prácticas de ciencia de datos.</w:t>
      </w:r>
    </w:p>
    <w:p w:rsidR="00000000" w:rsidDel="00000000" w:rsidP="00000000" w:rsidRDefault="00000000" w:rsidRPr="00000000" w14:paraId="00000080">
      <w:pPr>
        <w:spacing w:after="240" w:before="240" w:line="276" w:lineRule="auto"/>
        <w:jc w:val="both"/>
        <w:rPr/>
      </w:pPr>
      <w:r w:rsidDel="00000000" w:rsidR="00000000" w:rsidRPr="00000000">
        <w:rPr>
          <w:rtl w:val="0"/>
        </w:rPr>
        <w:t xml:space="preserve">Su alcance está diseñado para ser </w:t>
      </w:r>
      <w:r w:rsidDel="00000000" w:rsidR="00000000" w:rsidRPr="00000000">
        <w:rPr>
          <w:b w:val="1"/>
          <w:rtl w:val="0"/>
        </w:rPr>
        <w:t xml:space="preserve">realista, replicable y ético</w:t>
      </w:r>
      <w:r w:rsidDel="00000000" w:rsidR="00000000" w:rsidRPr="00000000">
        <w:rPr>
          <w:rtl w:val="0"/>
        </w:rPr>
        <w:t xml:space="preserve">, contribuyendo al debate sobre sostenibilidad y transición energética, sin traspasar los límites de la planificación oficial ni de los estudios técnicos especializados.</w:t>
      </w:r>
    </w:p>
    <w:p w:rsidR="00000000" w:rsidDel="00000000" w:rsidP="00000000" w:rsidRDefault="00000000" w:rsidRPr="00000000" w14:paraId="00000081">
      <w:pPr>
        <w:pStyle w:val="Heading3"/>
        <w:spacing w:after="280" w:before="280" w:lineRule="auto"/>
        <w:rPr>
          <w:b w:val="0"/>
          <w:color w:val="000000"/>
          <w:sz w:val="26"/>
          <w:szCs w:val="26"/>
        </w:rPr>
      </w:pPr>
      <w:bookmarkStart w:colFirst="0" w:colLast="0" w:name="_heading=h.u2baepukim2p" w:id="9"/>
      <w:bookmarkEnd w:id="9"/>
      <w:r w:rsidDel="00000000" w:rsidR="00000000" w:rsidRPr="00000000">
        <w:rPr>
          <w:color w:val="000000"/>
          <w:sz w:val="26"/>
          <w:szCs w:val="26"/>
          <w:rtl w:val="0"/>
        </w:rPr>
        <w:t xml:space="preserve">2. Metodología: CRISP-DM</w:t>
      </w:r>
      <w:r w:rsidDel="00000000" w:rsidR="00000000" w:rsidRPr="00000000">
        <w:rPr>
          <w:rtl w:val="0"/>
        </w:rPr>
      </w:r>
    </w:p>
    <w:p w:rsidR="00000000" w:rsidDel="00000000" w:rsidP="00000000" w:rsidRDefault="00000000" w:rsidRPr="00000000" w14:paraId="00000082">
      <w:pPr>
        <w:pStyle w:val="Heading4"/>
        <w:keepNext w:val="0"/>
        <w:keepLines w:val="0"/>
        <w:rPr>
          <w:b w:val="0"/>
          <w:color w:val="000000"/>
          <w:sz w:val="22"/>
          <w:szCs w:val="22"/>
        </w:rPr>
      </w:pPr>
      <w:bookmarkStart w:colFirst="0" w:colLast="0" w:name="_heading=h.iq0qq646egyw" w:id="10"/>
      <w:bookmarkEnd w:id="10"/>
      <w:r w:rsidDel="00000000" w:rsidR="00000000" w:rsidRPr="00000000">
        <w:rPr>
          <w:color w:val="000000"/>
          <w:sz w:val="22"/>
          <w:szCs w:val="22"/>
          <w:rtl w:val="0"/>
        </w:rPr>
        <w:t xml:space="preserve">2.1. Comprensión del Negocio</w:t>
      </w:r>
      <w:r w:rsidDel="00000000" w:rsidR="00000000" w:rsidRPr="00000000">
        <w:rPr>
          <w:rtl w:val="0"/>
        </w:rPr>
      </w:r>
    </w:p>
    <w:p w:rsidR="00000000" w:rsidDel="00000000" w:rsidP="00000000" w:rsidRDefault="00000000" w:rsidRPr="00000000" w14:paraId="00000083">
      <w:pPr>
        <w:numPr>
          <w:ilvl w:val="0"/>
          <w:numId w:val="26"/>
        </w:numPr>
        <w:spacing w:after="0" w:before="240" w:line="276" w:lineRule="auto"/>
        <w:ind w:left="720" w:hanging="360"/>
        <w:rPr/>
      </w:pPr>
      <w:r w:rsidDel="00000000" w:rsidR="00000000" w:rsidRPr="00000000">
        <w:rPr>
          <w:rtl w:val="0"/>
        </w:rPr>
        <w:t xml:space="preserve">Descripción del problema desde el punto de vista del negocio</w:t>
      </w:r>
    </w:p>
    <w:p w:rsidR="00000000" w:rsidDel="00000000" w:rsidP="00000000" w:rsidRDefault="00000000" w:rsidRPr="00000000" w14:paraId="00000084">
      <w:pPr>
        <w:spacing w:after="240" w:before="240" w:line="276" w:lineRule="auto"/>
        <w:jc w:val="both"/>
        <w:rPr/>
      </w:pPr>
      <w:r w:rsidDel="00000000" w:rsidR="00000000" w:rsidRPr="00000000">
        <w:rPr>
          <w:rtl w:val="0"/>
        </w:rPr>
        <w:t xml:space="preserve">El consumo de energía en Estados Unidos es un factor estratégico tanto para la economía como para la sostenibilidad ambiental. A medida que el país busca reducir sus emisiones de gases de efecto invernadero y avanzar hacia una transición energética más limpia, las </w:t>
      </w:r>
      <w:r w:rsidDel="00000000" w:rsidR="00000000" w:rsidRPr="00000000">
        <w:rPr>
          <w:b w:val="1"/>
          <w:rtl w:val="0"/>
        </w:rPr>
        <w:t xml:space="preserve">fuentes renovables</w:t>
      </w:r>
      <w:r w:rsidDel="00000000" w:rsidR="00000000" w:rsidRPr="00000000">
        <w:rPr>
          <w:rtl w:val="0"/>
        </w:rPr>
        <w:t xml:space="preserve"> (solar, eólica, hidroeléctrica, biomasa y geotérmica) se vuelven cada vez más relevantes.</w:t>
      </w:r>
    </w:p>
    <w:p w:rsidR="00000000" w:rsidDel="00000000" w:rsidP="00000000" w:rsidRDefault="00000000" w:rsidRPr="00000000" w14:paraId="00000085">
      <w:pPr>
        <w:spacing w:after="240" w:before="240" w:line="276" w:lineRule="auto"/>
        <w:jc w:val="both"/>
        <w:rPr/>
      </w:pPr>
      <w:r w:rsidDel="00000000" w:rsidR="00000000" w:rsidRPr="00000000">
        <w:rPr>
          <w:rtl w:val="0"/>
        </w:rPr>
        <w:t xml:space="preserve">El principal desafío es </w:t>
      </w:r>
      <w:r w:rsidDel="00000000" w:rsidR="00000000" w:rsidRPr="00000000">
        <w:rPr>
          <w:b w:val="1"/>
          <w:rtl w:val="0"/>
        </w:rPr>
        <w:t xml:space="preserve">anticipar con precisión las tendencias de consumo energético renovable</w:t>
      </w:r>
      <w:r w:rsidDel="00000000" w:rsidR="00000000" w:rsidRPr="00000000">
        <w:rPr>
          <w:rtl w:val="0"/>
        </w:rPr>
        <w:t xml:space="preserve">, ya que estas dependen de múltiples factores como la demanda por sector económico (industrial, residencial, transporte, etc.), la disponibilidad tecnológica y las políticas de sostenibilidad. La falta de herramientas predictivas dificulta la planificación estratégica y la toma de decisiones tanto en el sector público como en el privado.</w:t>
      </w:r>
    </w:p>
    <w:p w:rsidR="00000000" w:rsidDel="00000000" w:rsidP="00000000" w:rsidRDefault="00000000" w:rsidRPr="00000000" w14:paraId="00000086">
      <w:pPr>
        <w:spacing w:after="240" w:before="240" w:line="276" w:lineRule="auto"/>
        <w:jc w:val="both"/>
        <w:rPr/>
      </w:pPr>
      <w:r w:rsidDel="00000000" w:rsidR="00000000" w:rsidRPr="00000000">
        <w:rPr>
          <w:rtl w:val="0"/>
        </w:rPr>
        <w:t xml:space="preserve">Este proyecto busca desarrollar un </w:t>
      </w:r>
      <w:r w:rsidDel="00000000" w:rsidR="00000000" w:rsidRPr="00000000">
        <w:rPr>
          <w:b w:val="1"/>
          <w:rtl w:val="0"/>
        </w:rPr>
        <w:t xml:space="preserve">modelo predictivo de consumo de energías renovables</w:t>
      </w:r>
      <w:r w:rsidDel="00000000" w:rsidR="00000000" w:rsidRPr="00000000">
        <w:rPr>
          <w:rtl w:val="0"/>
        </w:rPr>
        <w:t xml:space="preserve"> basado en ciencia de datos, que permita transformar registros históricos en una </w:t>
      </w:r>
      <w:r w:rsidDel="00000000" w:rsidR="00000000" w:rsidRPr="00000000">
        <w:rPr>
          <w:b w:val="1"/>
          <w:rtl w:val="0"/>
        </w:rPr>
        <w:t xml:space="preserve">herramienta estratégica para la planificación energética</w:t>
      </w:r>
      <w:r w:rsidDel="00000000" w:rsidR="00000000" w:rsidRPr="00000000">
        <w:rPr>
          <w:rtl w:val="0"/>
        </w:rPr>
        <w:t xml:space="preserve">. El objetivo es mejorar la capacidad de anticipación frente a la demanda energética, optimizar la inversión en infraestructura y apoyar el cumplimiento de metas de transición hacia energías limpias.</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El problema es tanto </w:t>
      </w:r>
      <w:r w:rsidDel="00000000" w:rsidR="00000000" w:rsidRPr="00000000">
        <w:rPr>
          <w:b w:val="1"/>
          <w:rtl w:val="0"/>
        </w:rPr>
        <w:t xml:space="preserve">operativo como estratégico</w:t>
      </w:r>
      <w:r w:rsidDel="00000000" w:rsidR="00000000" w:rsidRPr="00000000">
        <w:rPr>
          <w:rtl w:val="0"/>
        </w:rPr>
        <w:t xml:space="preserve">: cómo planificar y distribuir de manera eficiente los recursos energéticos en una economía de más de 300 millones de habitantes, con un consumo creciente y altamente diversificado. La solución propuesta es un modelo de </w:t>
      </w:r>
      <w:r w:rsidDel="00000000" w:rsidR="00000000" w:rsidRPr="00000000">
        <w:rPr>
          <w:i w:val="1"/>
          <w:rtl w:val="0"/>
        </w:rPr>
        <w:t xml:space="preserve">Machine Learning</w:t>
      </w:r>
      <w:r w:rsidDel="00000000" w:rsidR="00000000" w:rsidRPr="00000000">
        <w:rPr>
          <w:rtl w:val="0"/>
        </w:rPr>
        <w:t xml:space="preserve"> interpretable y escalable que permita pasar de un enfoque reactivo (ajustar cuando la demanda ya creció) a uno proactivo (anticipar el crecimiento y planificar de forma sostenible).</w:t>
      </w:r>
    </w:p>
    <w:p w:rsidR="00000000" w:rsidDel="00000000" w:rsidP="00000000" w:rsidRDefault="00000000" w:rsidRPr="00000000" w14:paraId="00000088">
      <w:pPr>
        <w:spacing w:after="0" w:before="240" w:line="276" w:lineRule="auto"/>
        <w:jc w:val="both"/>
        <w:rPr/>
      </w:pPr>
      <w:r w:rsidDel="00000000" w:rsidR="00000000" w:rsidRPr="00000000">
        <w:rPr>
          <w:rtl w:val="0"/>
        </w:rPr>
      </w:r>
    </w:p>
    <w:p w:rsidR="00000000" w:rsidDel="00000000" w:rsidP="00000000" w:rsidRDefault="00000000" w:rsidRPr="00000000" w14:paraId="00000089">
      <w:pPr>
        <w:spacing w:after="0" w:before="240" w:line="276" w:lineRule="auto"/>
        <w:rPr>
          <w:b w:val="1"/>
        </w:rPr>
      </w:pPr>
      <w:r w:rsidDel="00000000" w:rsidR="00000000" w:rsidRPr="00000000">
        <w:rPr>
          <w:b w:val="1"/>
          <w:rtl w:val="0"/>
        </w:rPr>
        <w:t xml:space="preserve">Problema de energías renovables en Estados Unidos</w:t>
      </w:r>
    </w:p>
    <w:p w:rsidR="00000000" w:rsidDel="00000000" w:rsidP="00000000" w:rsidRDefault="00000000" w:rsidRPr="00000000" w14:paraId="0000008A">
      <w:pPr>
        <w:numPr>
          <w:ilvl w:val="0"/>
          <w:numId w:val="34"/>
        </w:numPr>
        <w:spacing w:after="0" w:afterAutospacing="0" w:before="240" w:line="276" w:lineRule="auto"/>
        <w:ind w:left="720" w:hanging="360"/>
        <w:rPr>
          <w:rFonts w:ascii="Arial" w:cs="Arial" w:eastAsia="Arial" w:hAnsi="Arial"/>
        </w:rPr>
      </w:pPr>
      <w:r w:rsidDel="00000000" w:rsidR="00000000" w:rsidRPr="00000000">
        <w:rPr>
          <w:b w:val="1"/>
          <w:rtl w:val="0"/>
        </w:rPr>
        <w:t xml:space="preserve">Impacto del consumo energético:</w:t>
      </w:r>
      <w:r w:rsidDel="00000000" w:rsidR="00000000" w:rsidRPr="00000000">
        <w:rPr>
          <w:rtl w:val="0"/>
        </w:rPr>
        <w:t xml:space="preserve"> El uso de fuentes fósiles sigue siendo mayoritario, lo que representa un riesgo ambiental y económico.</w:t>
        <w:br w:type="textWrapping"/>
      </w:r>
    </w:p>
    <w:p w:rsidR="00000000" w:rsidDel="00000000" w:rsidP="00000000" w:rsidRDefault="00000000" w:rsidRPr="00000000" w14:paraId="0000008B">
      <w:pPr>
        <w:numPr>
          <w:ilvl w:val="0"/>
          <w:numId w:val="34"/>
        </w:numPr>
        <w:spacing w:after="0" w:afterAutospacing="0" w:before="0" w:beforeAutospacing="0" w:line="276" w:lineRule="auto"/>
        <w:ind w:left="720" w:hanging="360"/>
        <w:rPr>
          <w:rFonts w:ascii="Arial" w:cs="Arial" w:eastAsia="Arial" w:hAnsi="Arial"/>
        </w:rPr>
      </w:pPr>
      <w:r w:rsidDel="00000000" w:rsidR="00000000" w:rsidRPr="00000000">
        <w:rPr>
          <w:b w:val="1"/>
          <w:rtl w:val="0"/>
        </w:rPr>
        <w:t xml:space="preserve">Desafío institucional y empresarial:</w:t>
      </w:r>
      <w:r w:rsidDel="00000000" w:rsidR="00000000" w:rsidRPr="00000000">
        <w:rPr>
          <w:rtl w:val="0"/>
        </w:rPr>
        <w:t xml:space="preserve"> Falta de modelos predictivos robustos que anticipen el crecimiento del consumo renovable por sector y fuente de energía.</w:t>
        <w:br w:type="textWrapping"/>
      </w:r>
    </w:p>
    <w:p w:rsidR="00000000" w:rsidDel="00000000" w:rsidP="00000000" w:rsidRDefault="00000000" w:rsidRPr="00000000" w14:paraId="0000008C">
      <w:pPr>
        <w:numPr>
          <w:ilvl w:val="0"/>
          <w:numId w:val="34"/>
        </w:numPr>
        <w:spacing w:after="240" w:before="0" w:beforeAutospacing="0" w:line="276" w:lineRule="auto"/>
        <w:ind w:left="720" w:hanging="360"/>
        <w:rPr>
          <w:rFonts w:ascii="Arial" w:cs="Arial" w:eastAsia="Arial" w:hAnsi="Arial"/>
        </w:rPr>
      </w:pPr>
      <w:r w:rsidDel="00000000" w:rsidR="00000000" w:rsidRPr="00000000">
        <w:rPr>
          <w:b w:val="1"/>
          <w:rtl w:val="0"/>
        </w:rPr>
        <w:t xml:space="preserve">Limitación actual:</w:t>
      </w:r>
      <w:r w:rsidDel="00000000" w:rsidR="00000000" w:rsidRPr="00000000">
        <w:rPr>
          <w:rtl w:val="0"/>
        </w:rPr>
        <w:t xml:space="preserve"> Las proyecciones se basan principalmente en estadísticas agregadas, sin aprovechar el potencial del aprendizaje automático.</w:t>
        <w:br w:type="textWrapping"/>
      </w:r>
    </w:p>
    <w:p w:rsidR="00000000" w:rsidDel="00000000" w:rsidP="00000000" w:rsidRDefault="00000000" w:rsidRPr="00000000" w14:paraId="0000008D">
      <w:pPr>
        <w:spacing w:after="0" w:before="240" w:line="276" w:lineRule="auto"/>
        <w:rPr>
          <w:b w:val="1"/>
        </w:rPr>
      </w:pPr>
      <w:r w:rsidDel="00000000" w:rsidR="00000000" w:rsidRPr="00000000">
        <w:rPr>
          <w:b w:val="1"/>
          <w:rtl w:val="0"/>
        </w:rPr>
        <w:t xml:space="preserve">Solución Propuesta</w:t>
      </w:r>
    </w:p>
    <w:p w:rsidR="00000000" w:rsidDel="00000000" w:rsidP="00000000" w:rsidRDefault="00000000" w:rsidRPr="00000000" w14:paraId="0000008E">
      <w:pPr>
        <w:spacing w:after="0" w:line="276" w:lineRule="auto"/>
        <w:ind w:left="720" w:hanging="360"/>
        <w:rPr/>
      </w:pPr>
      <w:r w:rsidDel="00000000" w:rsidR="00000000" w:rsidRPr="00000000">
        <w:rPr>
          <w:b w:val="1"/>
          <w:rtl w:val="0"/>
        </w:rPr>
        <w:t xml:space="preserve">Modelo predictivo:</w:t>
      </w:r>
      <w:r w:rsidDel="00000000" w:rsidR="00000000" w:rsidRPr="00000000">
        <w:rPr>
          <w:rtl w:val="0"/>
        </w:rPr>
        <w:t xml:space="preserve"> Basado en </w:t>
      </w:r>
      <w:r w:rsidDel="00000000" w:rsidR="00000000" w:rsidRPr="00000000">
        <w:rPr>
          <w:i w:val="1"/>
          <w:rtl w:val="0"/>
        </w:rPr>
        <w:t xml:space="preserve">Machine Learning</w:t>
      </w:r>
      <w:r w:rsidDel="00000000" w:rsidR="00000000" w:rsidRPr="00000000">
        <w:rPr>
          <w:rtl w:val="0"/>
        </w:rPr>
        <w:t xml:space="preserve"> para estimar el consumo renovable mensual en EE. UU. a partir de registros históricos.</w:t>
        <w:br w:type="textWrapping"/>
      </w:r>
    </w:p>
    <w:p w:rsidR="00000000" w:rsidDel="00000000" w:rsidP="00000000" w:rsidRDefault="00000000" w:rsidRPr="00000000" w14:paraId="0000008F">
      <w:pPr>
        <w:spacing w:after="0" w:line="276" w:lineRule="auto"/>
        <w:ind w:left="720" w:hanging="360"/>
        <w:rPr/>
      </w:pPr>
      <w:r w:rsidDel="00000000" w:rsidR="00000000" w:rsidRPr="00000000">
        <w:rPr>
          <w:b w:val="1"/>
          <w:rtl w:val="0"/>
        </w:rPr>
        <w:t xml:space="preserve">Objetivo:</w:t>
      </w:r>
      <w:r w:rsidDel="00000000" w:rsidR="00000000" w:rsidRPr="00000000">
        <w:rPr>
          <w:rtl w:val="0"/>
        </w:rPr>
        <w:t xml:space="preserve"> Mejorar la capacidad de planeación energética y facilitar la transición hacia un sistema sostenible.</w:t>
        <w:br w:type="textWrapping"/>
      </w:r>
    </w:p>
    <w:p w:rsidR="00000000" w:rsidDel="00000000" w:rsidP="00000000" w:rsidRDefault="00000000" w:rsidRPr="00000000" w14:paraId="00000090">
      <w:pPr>
        <w:spacing w:after="0" w:line="276" w:lineRule="auto"/>
        <w:ind w:left="720" w:hanging="360"/>
        <w:rPr>
          <w:b w:val="1"/>
        </w:rPr>
      </w:pPr>
      <w:r w:rsidDel="00000000" w:rsidR="00000000" w:rsidRPr="00000000">
        <w:rPr>
          <w:b w:val="1"/>
          <w:rtl w:val="0"/>
        </w:rPr>
        <w:t xml:space="preserve">Beneficios:</w:t>
        <w:br w:type="textWrapping"/>
      </w:r>
    </w:p>
    <w:p w:rsidR="00000000" w:rsidDel="00000000" w:rsidP="00000000" w:rsidRDefault="00000000" w:rsidRPr="00000000" w14:paraId="00000091">
      <w:pPr>
        <w:numPr>
          <w:ilvl w:val="0"/>
          <w:numId w:val="47"/>
        </w:numPr>
        <w:spacing w:after="0" w:afterAutospacing="0" w:before="240" w:line="276" w:lineRule="auto"/>
        <w:ind w:left="720" w:hanging="360"/>
      </w:pPr>
      <w:r w:rsidDel="00000000" w:rsidR="00000000" w:rsidRPr="00000000">
        <w:rPr>
          <w:rtl w:val="0"/>
        </w:rPr>
        <w:t xml:space="preserve">Anticipar la demanda renovable por sector y fuente.</w:t>
        <w:br w:type="textWrapping"/>
      </w:r>
    </w:p>
    <w:p w:rsidR="00000000" w:rsidDel="00000000" w:rsidP="00000000" w:rsidRDefault="00000000" w:rsidRPr="00000000" w14:paraId="00000092">
      <w:pPr>
        <w:numPr>
          <w:ilvl w:val="0"/>
          <w:numId w:val="47"/>
        </w:numPr>
        <w:spacing w:after="0" w:afterAutospacing="0" w:before="0" w:beforeAutospacing="0" w:line="276" w:lineRule="auto"/>
        <w:ind w:left="720" w:hanging="360"/>
      </w:pPr>
      <w:r w:rsidDel="00000000" w:rsidR="00000000" w:rsidRPr="00000000">
        <w:rPr>
          <w:rtl w:val="0"/>
        </w:rPr>
        <w:t xml:space="preserve">Optimizar decisiones de inversión en infraestructura y políticas energéticas.</w:t>
        <w:br w:type="textWrapping"/>
      </w:r>
    </w:p>
    <w:p w:rsidR="00000000" w:rsidDel="00000000" w:rsidP="00000000" w:rsidRDefault="00000000" w:rsidRPr="00000000" w14:paraId="00000093">
      <w:pPr>
        <w:numPr>
          <w:ilvl w:val="0"/>
          <w:numId w:val="47"/>
        </w:numPr>
        <w:spacing w:after="240" w:before="0" w:beforeAutospacing="0" w:line="276" w:lineRule="auto"/>
        <w:ind w:left="720" w:hanging="360"/>
      </w:pPr>
      <w:r w:rsidDel="00000000" w:rsidR="00000000" w:rsidRPr="00000000">
        <w:rPr>
          <w:rtl w:val="0"/>
        </w:rPr>
        <w:t xml:space="preserve">Apoyar estrategias de reducción de emisiones y sostenibilidad a nivel nacional.</w:t>
      </w:r>
    </w:p>
    <w:p w:rsidR="00000000" w:rsidDel="00000000" w:rsidP="00000000" w:rsidRDefault="00000000" w:rsidRPr="00000000" w14:paraId="00000094">
      <w:pPr>
        <w:spacing w:after="0" w:before="0" w:line="276" w:lineRule="auto"/>
        <w:ind w:left="0" w:firstLine="0"/>
        <w:rPr>
          <w:b w:val="1"/>
        </w:rPr>
      </w:pPr>
      <w:r w:rsidDel="00000000" w:rsidR="00000000" w:rsidRPr="00000000">
        <w:rPr>
          <w:rtl w:val="0"/>
        </w:rPr>
      </w:r>
    </w:p>
    <w:p w:rsidR="00000000" w:rsidDel="00000000" w:rsidP="00000000" w:rsidRDefault="00000000" w:rsidRPr="00000000" w14:paraId="00000095">
      <w:pPr>
        <w:spacing w:after="0" w:before="240" w:line="276" w:lineRule="auto"/>
        <w:rPr>
          <w:b w:val="1"/>
        </w:rPr>
      </w:pPr>
      <w:r w:rsidDel="00000000" w:rsidR="00000000" w:rsidRPr="00000000">
        <w:rPr>
          <w:b w:val="1"/>
          <w:rtl w:val="0"/>
        </w:rPr>
        <w:t xml:space="preserve">Desafío Estratégico</w:t>
      </w:r>
    </w:p>
    <w:p w:rsidR="00000000" w:rsidDel="00000000" w:rsidP="00000000" w:rsidRDefault="00000000" w:rsidRPr="00000000" w14:paraId="00000096">
      <w:pPr>
        <w:spacing w:after="0" w:before="240" w:line="276" w:lineRule="auto"/>
        <w:rPr/>
      </w:pPr>
      <w:r w:rsidDel="00000000" w:rsidR="00000000" w:rsidRPr="00000000">
        <w:rPr>
          <w:b w:val="1"/>
          <w:rtl w:val="0"/>
        </w:rPr>
        <w:t xml:space="preserve">Anticiparse al riesgo:</w:t>
      </w:r>
      <w:r w:rsidDel="00000000" w:rsidR="00000000" w:rsidRPr="00000000">
        <w:rPr>
          <w:rtl w:val="0"/>
        </w:rPr>
        <w:t xml:space="preserve"> En una ciudad de más de 7 millones de habitantes con necesidades heterogéneas y recursos limitados.</w:t>
      </w:r>
    </w:p>
    <w:p w:rsidR="00000000" w:rsidDel="00000000" w:rsidP="00000000" w:rsidRDefault="00000000" w:rsidRPr="00000000" w14:paraId="00000097">
      <w:pPr>
        <w:spacing w:after="0" w:before="240" w:line="276" w:lineRule="auto"/>
        <w:rPr/>
      </w:pPr>
      <w:r w:rsidDel="00000000" w:rsidR="00000000" w:rsidRPr="00000000">
        <w:rPr>
          <w:b w:val="1"/>
          <w:rtl w:val="0"/>
        </w:rPr>
        <w:t xml:space="preserve">Cambio de paradigma:</w:t>
      </w:r>
      <w:r w:rsidDel="00000000" w:rsidR="00000000" w:rsidRPr="00000000">
        <w:rPr>
          <w:rtl w:val="0"/>
        </w:rPr>
        <w:t xml:space="preserve"> De la reacción a la prevención, de lo general a lo focalizado y de la intuición a la evidencia.</w:t>
      </w:r>
    </w:p>
    <w:p w:rsidR="00000000" w:rsidDel="00000000" w:rsidP="00000000" w:rsidRDefault="00000000" w:rsidRPr="00000000" w14:paraId="00000098">
      <w:pPr>
        <w:spacing w:after="0" w:before="240" w:line="276" w:lineRule="auto"/>
        <w:rPr/>
      </w:pPr>
      <w:r w:rsidDel="00000000" w:rsidR="00000000" w:rsidRPr="00000000">
        <w:rPr>
          <w:rtl w:val="0"/>
        </w:rPr>
      </w:r>
    </w:p>
    <w:p w:rsidR="00000000" w:rsidDel="00000000" w:rsidP="00000000" w:rsidRDefault="00000000" w:rsidRPr="00000000" w14:paraId="00000099">
      <w:pPr>
        <w:spacing w:after="0" w:before="240" w:line="276" w:lineRule="auto"/>
        <w:rPr/>
      </w:pPr>
      <w:r w:rsidDel="00000000" w:rsidR="00000000" w:rsidRPr="00000000">
        <w:rPr>
          <w:rtl w:val="0"/>
        </w:rPr>
        <w:br w:type="textWrapping"/>
      </w:r>
    </w:p>
    <w:p w:rsidR="00000000" w:rsidDel="00000000" w:rsidP="00000000" w:rsidRDefault="00000000" w:rsidRPr="00000000" w14:paraId="0000009A">
      <w:pPr>
        <w:numPr>
          <w:ilvl w:val="0"/>
          <w:numId w:val="26"/>
        </w:numPr>
        <w:spacing w:after="0" w:line="276" w:lineRule="auto"/>
        <w:ind w:left="720" w:hanging="360"/>
        <w:rPr/>
      </w:pPr>
      <w:r w:rsidDel="00000000" w:rsidR="00000000" w:rsidRPr="00000000">
        <w:rPr>
          <w:rtl w:val="0"/>
        </w:rPr>
        <w:t xml:space="preserve">Objetivos del negocio</w:t>
      </w:r>
    </w:p>
    <w:p w:rsidR="00000000" w:rsidDel="00000000" w:rsidP="00000000" w:rsidRDefault="00000000" w:rsidRPr="00000000" w14:paraId="0000009B">
      <w:pPr>
        <w:spacing w:after="0" w:line="276" w:lineRule="auto"/>
        <w:ind w:left="0" w:firstLine="0"/>
        <w:rPr>
          <w:b w:val="1"/>
        </w:rPr>
      </w:pPr>
      <w:r w:rsidDel="00000000" w:rsidR="00000000" w:rsidRPr="00000000">
        <w:rPr>
          <w:rtl w:val="0"/>
        </w:rPr>
        <w:br w:type="textWrapping"/>
      </w:r>
      <w:r w:rsidDel="00000000" w:rsidR="00000000" w:rsidRPr="00000000">
        <w:rPr>
          <w:b w:val="1"/>
          <w:rtl w:val="0"/>
        </w:rPr>
        <w:t xml:space="preserve">Objetivo General</w:t>
      </w:r>
    </w:p>
    <w:p w:rsidR="00000000" w:rsidDel="00000000" w:rsidP="00000000" w:rsidRDefault="00000000" w:rsidRPr="00000000" w14:paraId="0000009C">
      <w:pPr>
        <w:spacing w:after="240" w:before="240" w:line="276" w:lineRule="auto"/>
        <w:rPr/>
      </w:pPr>
      <w:r w:rsidDel="00000000" w:rsidR="00000000" w:rsidRPr="00000000">
        <w:rPr>
          <w:rtl w:val="0"/>
        </w:rPr>
        <w:t xml:space="preserve">Desarrollar una herramienta predictiva que permita estimar el consumo de energías renovables en EE. UU., con el fin de fortalecer la planeación energética y apoyar la toma de decisiones estratégicas en sostenibilidad.</w:t>
      </w:r>
    </w:p>
    <w:p w:rsidR="00000000" w:rsidDel="00000000" w:rsidP="00000000" w:rsidRDefault="00000000" w:rsidRPr="00000000" w14:paraId="0000009D">
      <w:pPr>
        <w:spacing w:after="240" w:before="240" w:line="276" w:lineRule="auto"/>
        <w:rPr>
          <w:b w:val="1"/>
        </w:rPr>
      </w:pPr>
      <w:r w:rsidDel="00000000" w:rsidR="00000000" w:rsidRPr="00000000">
        <w:rPr>
          <w:b w:val="1"/>
          <w:rtl w:val="0"/>
        </w:rPr>
        <w:t xml:space="preserve">Objetivos específicos del negocio</w:t>
      </w:r>
    </w:p>
    <w:p w:rsidR="00000000" w:rsidDel="00000000" w:rsidP="00000000" w:rsidRDefault="00000000" w:rsidRPr="00000000" w14:paraId="0000009E">
      <w:pPr>
        <w:numPr>
          <w:ilvl w:val="0"/>
          <w:numId w:val="50"/>
        </w:numPr>
        <w:spacing w:after="0" w:afterAutospacing="0" w:before="240" w:line="276" w:lineRule="auto"/>
        <w:ind w:left="720" w:hanging="360"/>
      </w:pPr>
      <w:r w:rsidDel="00000000" w:rsidR="00000000" w:rsidRPr="00000000">
        <w:rPr>
          <w:b w:val="1"/>
          <w:rtl w:val="0"/>
        </w:rPr>
        <w:t xml:space="preserve">Anticipar tendencias de consumo</w:t>
      </w:r>
      <w:r w:rsidDel="00000000" w:rsidR="00000000" w:rsidRPr="00000000">
        <w:rPr>
          <w:rtl w:val="0"/>
        </w:rPr>
        <w:t xml:space="preserve"> de energías renovables por sector económico y fuente de energía.</w:t>
        <w:br w:type="textWrapping"/>
      </w:r>
    </w:p>
    <w:p w:rsidR="00000000" w:rsidDel="00000000" w:rsidP="00000000" w:rsidRDefault="00000000" w:rsidRPr="00000000" w14:paraId="0000009F">
      <w:pPr>
        <w:numPr>
          <w:ilvl w:val="0"/>
          <w:numId w:val="50"/>
        </w:numPr>
        <w:spacing w:after="0" w:afterAutospacing="0" w:before="0" w:beforeAutospacing="0" w:line="276" w:lineRule="auto"/>
        <w:ind w:left="720" w:hanging="360"/>
      </w:pPr>
      <w:r w:rsidDel="00000000" w:rsidR="00000000" w:rsidRPr="00000000">
        <w:rPr>
          <w:b w:val="1"/>
          <w:rtl w:val="0"/>
        </w:rPr>
        <w:t xml:space="preserve">Optimizar la planificación energética</w:t>
      </w:r>
      <w:r w:rsidDel="00000000" w:rsidR="00000000" w:rsidRPr="00000000">
        <w:rPr>
          <w:rtl w:val="0"/>
        </w:rPr>
        <w:t xml:space="preserve">, apoyando la inversión en tecnologías limpias y la gestión de recursos.</w:t>
        <w:br w:type="textWrapping"/>
      </w:r>
    </w:p>
    <w:p w:rsidR="00000000" w:rsidDel="00000000" w:rsidP="00000000" w:rsidRDefault="00000000" w:rsidRPr="00000000" w14:paraId="000000A0">
      <w:pPr>
        <w:numPr>
          <w:ilvl w:val="0"/>
          <w:numId w:val="50"/>
        </w:numPr>
        <w:spacing w:after="0" w:afterAutospacing="0" w:before="0" w:beforeAutospacing="0" w:line="276" w:lineRule="auto"/>
        <w:ind w:left="720" w:hanging="360"/>
      </w:pPr>
      <w:r w:rsidDel="00000000" w:rsidR="00000000" w:rsidRPr="00000000">
        <w:rPr>
          <w:b w:val="1"/>
          <w:rtl w:val="0"/>
        </w:rPr>
        <w:t xml:space="preserve">Apoyar la toma de decisiones estratégicas</w:t>
      </w:r>
      <w:r w:rsidDel="00000000" w:rsidR="00000000" w:rsidRPr="00000000">
        <w:rPr>
          <w:rtl w:val="0"/>
        </w:rPr>
        <w:t xml:space="preserve"> de organismos públicos, empresas energéticas y actores del sector sostenible.</w:t>
        <w:br w:type="textWrapping"/>
      </w:r>
    </w:p>
    <w:p w:rsidR="00000000" w:rsidDel="00000000" w:rsidP="00000000" w:rsidRDefault="00000000" w:rsidRPr="00000000" w14:paraId="000000A1">
      <w:pPr>
        <w:numPr>
          <w:ilvl w:val="0"/>
          <w:numId w:val="50"/>
        </w:numPr>
        <w:spacing w:after="0" w:afterAutospacing="0" w:before="0" w:beforeAutospacing="0" w:line="276" w:lineRule="auto"/>
        <w:ind w:left="720" w:hanging="360"/>
      </w:pPr>
      <w:r w:rsidDel="00000000" w:rsidR="00000000" w:rsidRPr="00000000">
        <w:rPr>
          <w:b w:val="1"/>
          <w:rtl w:val="0"/>
        </w:rPr>
        <w:t xml:space="preserve">Contribuir a la transición energética</w:t>
      </w:r>
      <w:r w:rsidDel="00000000" w:rsidR="00000000" w:rsidRPr="00000000">
        <w:rPr>
          <w:rtl w:val="0"/>
        </w:rPr>
        <w:t xml:space="preserve">, proporcionando una herramienta basada en datos que favorezca la reducción de emisiones.</w:t>
        <w:br w:type="textWrapping"/>
      </w:r>
    </w:p>
    <w:p w:rsidR="00000000" w:rsidDel="00000000" w:rsidP="00000000" w:rsidRDefault="00000000" w:rsidRPr="00000000" w14:paraId="000000A2">
      <w:pPr>
        <w:numPr>
          <w:ilvl w:val="0"/>
          <w:numId w:val="50"/>
        </w:numPr>
        <w:spacing w:after="240" w:before="0" w:beforeAutospacing="0" w:line="276" w:lineRule="auto"/>
        <w:ind w:left="720" w:hanging="360"/>
      </w:pPr>
      <w:r w:rsidDel="00000000" w:rsidR="00000000" w:rsidRPr="00000000">
        <w:rPr>
          <w:b w:val="1"/>
          <w:rtl w:val="0"/>
        </w:rPr>
        <w:t xml:space="preserve">Desarrollar un modelo escalable e interpretable</w:t>
      </w:r>
      <w:r w:rsidDel="00000000" w:rsidR="00000000" w:rsidRPr="00000000">
        <w:rPr>
          <w:rtl w:val="0"/>
        </w:rPr>
        <w:t xml:space="preserve">, que pueda adaptarse a nuevos registros y servir como prototipo de tablero interactivo de predicción energética.</w:t>
        <w:br w:type="textWrapping"/>
      </w:r>
      <w:r w:rsidDel="00000000" w:rsidR="00000000" w:rsidRPr="00000000">
        <w:rPr>
          <w:rtl w:val="0"/>
        </w:rPr>
      </w:r>
    </w:p>
    <w:p w:rsidR="00000000" w:rsidDel="00000000" w:rsidP="00000000" w:rsidRDefault="00000000" w:rsidRPr="00000000" w14:paraId="000000A3">
      <w:pPr>
        <w:pStyle w:val="Heading3"/>
        <w:spacing w:after="80" w:before="280" w:line="276" w:lineRule="auto"/>
        <w:ind w:left="720" w:hanging="360"/>
        <w:rPr>
          <w:rFonts w:ascii="Calibri" w:cs="Calibri" w:eastAsia="Calibri" w:hAnsi="Calibri"/>
          <w:sz w:val="26"/>
          <w:szCs w:val="26"/>
        </w:rPr>
      </w:pPr>
      <w:bookmarkStart w:colFirst="0" w:colLast="0" w:name="_heading=h.vn520mgi2tg2" w:id="11"/>
      <w:bookmarkEnd w:id="11"/>
      <w:r w:rsidDel="00000000" w:rsidR="00000000" w:rsidRPr="00000000">
        <w:rPr>
          <w:rFonts w:ascii="Calibri" w:cs="Calibri" w:eastAsia="Calibri" w:hAnsi="Calibri"/>
          <w:sz w:val="26"/>
          <w:szCs w:val="26"/>
          <w:rtl w:val="0"/>
        </w:rPr>
        <w:t xml:space="preserve">Criterios de éxito</w:t>
      </w:r>
    </w:p>
    <w:p w:rsidR="00000000" w:rsidDel="00000000" w:rsidP="00000000" w:rsidRDefault="00000000" w:rsidRPr="00000000" w14:paraId="000000A4">
      <w:pPr>
        <w:spacing w:after="240" w:before="240" w:line="276" w:lineRule="auto"/>
        <w:rPr/>
      </w:pPr>
      <w:r w:rsidDel="00000000" w:rsidR="00000000" w:rsidRPr="00000000">
        <w:rPr>
          <w:rtl w:val="0"/>
        </w:rPr>
        <w:t xml:space="preserve">El éxito del proyecto se medirá con base en indicadores estratégicos y operativos:</w:t>
      </w:r>
    </w:p>
    <w:p w:rsidR="00000000" w:rsidDel="00000000" w:rsidP="00000000" w:rsidRDefault="00000000" w:rsidRPr="00000000" w14:paraId="000000A5">
      <w:pPr>
        <w:numPr>
          <w:ilvl w:val="0"/>
          <w:numId w:val="49"/>
        </w:numPr>
        <w:spacing w:after="0" w:afterAutospacing="0" w:before="240" w:line="276" w:lineRule="auto"/>
        <w:ind w:left="720" w:hanging="360"/>
      </w:pPr>
      <w:r w:rsidDel="00000000" w:rsidR="00000000" w:rsidRPr="00000000">
        <w:rPr>
          <w:b w:val="1"/>
          <w:rtl w:val="0"/>
        </w:rPr>
        <w:t xml:space="preserve">Precisión del modelo predictivo</w:t>
      </w:r>
      <w:r w:rsidDel="00000000" w:rsidR="00000000" w:rsidRPr="00000000">
        <w:rPr>
          <w:rtl w:val="0"/>
        </w:rPr>
        <w:t xml:space="preserve"> (ej. R² &gt; 0.8, bajo error en RMSE/MAE).</w:t>
        <w:br w:type="textWrapping"/>
      </w:r>
    </w:p>
    <w:p w:rsidR="00000000" w:rsidDel="00000000" w:rsidP="00000000" w:rsidRDefault="00000000" w:rsidRPr="00000000" w14:paraId="000000A6">
      <w:pPr>
        <w:numPr>
          <w:ilvl w:val="0"/>
          <w:numId w:val="49"/>
        </w:numPr>
        <w:spacing w:after="0" w:afterAutospacing="0" w:before="0" w:beforeAutospacing="0" w:line="276" w:lineRule="auto"/>
        <w:ind w:left="720" w:hanging="360"/>
      </w:pPr>
      <w:r w:rsidDel="00000000" w:rsidR="00000000" w:rsidRPr="00000000">
        <w:rPr>
          <w:b w:val="1"/>
          <w:rtl w:val="0"/>
        </w:rPr>
        <w:t xml:space="preserve">Capacidad de anticipación</w:t>
      </w:r>
      <w:r w:rsidDel="00000000" w:rsidR="00000000" w:rsidRPr="00000000">
        <w:rPr>
          <w:rtl w:val="0"/>
        </w:rPr>
        <w:t xml:space="preserve"> de tendencias de consumo renovable por sector.</w:t>
        <w:br w:type="textWrapping"/>
      </w:r>
    </w:p>
    <w:p w:rsidR="00000000" w:rsidDel="00000000" w:rsidP="00000000" w:rsidRDefault="00000000" w:rsidRPr="00000000" w14:paraId="000000A7">
      <w:pPr>
        <w:numPr>
          <w:ilvl w:val="0"/>
          <w:numId w:val="49"/>
        </w:numPr>
        <w:spacing w:after="0" w:afterAutospacing="0" w:before="0" w:beforeAutospacing="0" w:line="276" w:lineRule="auto"/>
        <w:ind w:left="720" w:hanging="360"/>
      </w:pPr>
      <w:r w:rsidDel="00000000" w:rsidR="00000000" w:rsidRPr="00000000">
        <w:rPr>
          <w:b w:val="1"/>
          <w:rtl w:val="0"/>
        </w:rPr>
        <w:t xml:space="preserve">Utilidad práctica</w:t>
      </w:r>
      <w:r w:rsidDel="00000000" w:rsidR="00000000" w:rsidRPr="00000000">
        <w:rPr>
          <w:rtl w:val="0"/>
        </w:rPr>
        <w:t xml:space="preserve">: generación de visualizaciones claras y tableros interactivos que faciliten la interpretación de resultados.</w:t>
        <w:br w:type="textWrapping"/>
      </w:r>
    </w:p>
    <w:p w:rsidR="00000000" w:rsidDel="00000000" w:rsidP="00000000" w:rsidRDefault="00000000" w:rsidRPr="00000000" w14:paraId="000000A8">
      <w:pPr>
        <w:numPr>
          <w:ilvl w:val="0"/>
          <w:numId w:val="49"/>
        </w:numPr>
        <w:spacing w:after="0" w:afterAutospacing="0" w:before="0" w:beforeAutospacing="0" w:line="276" w:lineRule="auto"/>
        <w:ind w:left="720" w:hanging="360"/>
      </w:pPr>
      <w:r w:rsidDel="00000000" w:rsidR="00000000" w:rsidRPr="00000000">
        <w:rPr>
          <w:b w:val="1"/>
          <w:rtl w:val="0"/>
        </w:rPr>
        <w:t xml:space="preserve">Escalabilidad</w:t>
      </w:r>
      <w:r w:rsidDel="00000000" w:rsidR="00000000" w:rsidRPr="00000000">
        <w:rPr>
          <w:rtl w:val="0"/>
        </w:rPr>
        <w:t xml:space="preserve">: posibilidad de integrar nuevos datos futuros y mantener la robustez del modelo.</w:t>
        <w:br w:type="textWrapping"/>
      </w:r>
    </w:p>
    <w:p w:rsidR="00000000" w:rsidDel="00000000" w:rsidP="00000000" w:rsidRDefault="00000000" w:rsidRPr="00000000" w14:paraId="000000A9">
      <w:pPr>
        <w:numPr>
          <w:ilvl w:val="0"/>
          <w:numId w:val="49"/>
        </w:numPr>
        <w:spacing w:after="240" w:before="0" w:beforeAutospacing="0" w:line="276" w:lineRule="auto"/>
        <w:ind w:left="720" w:hanging="360"/>
      </w:pPr>
      <w:r w:rsidDel="00000000" w:rsidR="00000000" w:rsidRPr="00000000">
        <w:rPr>
          <w:b w:val="1"/>
          <w:rtl w:val="0"/>
        </w:rPr>
        <w:t xml:space="preserve">Impacto estratégico</w:t>
      </w:r>
      <w:r w:rsidDel="00000000" w:rsidR="00000000" w:rsidRPr="00000000">
        <w:rPr>
          <w:rtl w:val="0"/>
        </w:rPr>
        <w:t xml:space="preserve">: aporte del modelo a la discusión sobre sostenibilidad y transición energética en EE. UU.</w:t>
        <w:br w:type="textWrapping"/>
      </w:r>
    </w:p>
    <w:p w:rsidR="00000000" w:rsidDel="00000000" w:rsidP="00000000" w:rsidRDefault="00000000" w:rsidRPr="00000000" w14:paraId="000000AA">
      <w:pPr>
        <w:pStyle w:val="Heading4"/>
        <w:keepNext w:val="0"/>
        <w:keepLines w:val="0"/>
        <w:spacing w:line="276" w:lineRule="auto"/>
        <w:ind w:left="720" w:hanging="360"/>
        <w:rPr>
          <w:sz w:val="22"/>
          <w:szCs w:val="22"/>
        </w:rPr>
      </w:pPr>
      <w:bookmarkStart w:colFirst="0" w:colLast="0" w:name="_heading=h.2t07asmpfrek" w:id="12"/>
      <w:bookmarkEnd w:id="12"/>
      <w:r w:rsidDel="00000000" w:rsidR="00000000" w:rsidRPr="00000000">
        <w:rPr>
          <w:sz w:val="22"/>
          <w:szCs w:val="22"/>
          <w:rtl w:val="0"/>
        </w:rPr>
        <w:t xml:space="preserve"> 1. Relevancia del modelo para la toma de decisiones</w:t>
      </w:r>
    </w:p>
    <w:p w:rsidR="00000000" w:rsidDel="00000000" w:rsidP="00000000" w:rsidRDefault="00000000" w:rsidRPr="00000000" w14:paraId="000000AB">
      <w:pPr>
        <w:numPr>
          <w:ilvl w:val="0"/>
          <w:numId w:val="36"/>
        </w:numPr>
        <w:spacing w:after="240" w:line="276" w:lineRule="auto"/>
        <w:ind w:left="720" w:hanging="360"/>
      </w:pPr>
      <w:r w:rsidDel="00000000" w:rsidR="00000000" w:rsidRPr="00000000">
        <w:rPr>
          <w:rtl w:val="0"/>
        </w:rPr>
        <w:t xml:space="preserve">El modelo debe generar resultados comprensibles y utilizables por tomadores de decisiones en política energética, sostenibilidad y planeación de recursos.</w:t>
        <w:br w:type="textWrapping"/>
      </w:r>
    </w:p>
    <w:p w:rsidR="00000000" w:rsidDel="00000000" w:rsidP="00000000" w:rsidRDefault="00000000" w:rsidRPr="00000000" w14:paraId="000000AC">
      <w:pPr>
        <w:numPr>
          <w:ilvl w:val="0"/>
          <w:numId w:val="36"/>
        </w:numPr>
        <w:spacing w:after="240" w:line="276" w:lineRule="auto"/>
        <w:ind w:left="720" w:hanging="360"/>
      </w:pPr>
      <w:r w:rsidDel="00000000" w:rsidR="00000000" w:rsidRPr="00000000">
        <w:rPr>
          <w:rtl w:val="0"/>
        </w:rPr>
        <w:t xml:space="preserve">Los hallazgos deben ser aplicables para </w:t>
      </w:r>
      <w:r w:rsidDel="00000000" w:rsidR="00000000" w:rsidRPr="00000000">
        <w:rPr>
          <w:b w:val="1"/>
          <w:rtl w:val="0"/>
        </w:rPr>
        <w:t xml:space="preserve">proyectar tendencias de consumo</w:t>
      </w:r>
      <w:r w:rsidDel="00000000" w:rsidR="00000000" w:rsidRPr="00000000">
        <w:rPr>
          <w:rtl w:val="0"/>
        </w:rPr>
        <w:t xml:space="preserve">, priorizar inversiones en infraestructura renovable y focalizar estrategias de transición energética.</w:t>
      </w:r>
    </w:p>
    <w:p w:rsidR="00000000" w:rsidDel="00000000" w:rsidP="00000000" w:rsidRDefault="00000000" w:rsidRPr="00000000" w14:paraId="000000AD">
      <w:pPr>
        <w:pStyle w:val="Heading4"/>
        <w:keepNext w:val="0"/>
        <w:keepLines w:val="0"/>
        <w:spacing w:line="276" w:lineRule="auto"/>
        <w:ind w:left="720" w:hanging="360"/>
        <w:rPr>
          <w:sz w:val="22"/>
          <w:szCs w:val="22"/>
        </w:rPr>
      </w:pPr>
      <w:bookmarkStart w:colFirst="0" w:colLast="0" w:name="_heading=h.bfpub0hft9k7" w:id="13"/>
      <w:bookmarkEnd w:id="13"/>
      <w:r w:rsidDel="00000000" w:rsidR="00000000" w:rsidRPr="00000000">
        <w:rPr>
          <w:sz w:val="22"/>
          <w:szCs w:val="22"/>
          <w:rtl w:val="0"/>
        </w:rPr>
        <w:t xml:space="preserve"> 2. Precisión y sensibilidad del modelo</w:t>
      </w:r>
    </w:p>
    <w:p w:rsidR="00000000" w:rsidDel="00000000" w:rsidP="00000000" w:rsidRDefault="00000000" w:rsidRPr="00000000" w14:paraId="000000AE">
      <w:pPr>
        <w:spacing w:after="0" w:before="240" w:line="276" w:lineRule="auto"/>
        <w:ind w:left="720" w:hanging="360"/>
        <w:rPr/>
      </w:pPr>
      <w:r w:rsidDel="00000000" w:rsidR="00000000" w:rsidRPr="00000000">
        <w:rPr>
          <w:rtl w:val="0"/>
        </w:rPr>
        <w:t xml:space="preserve">El modelo debe alcanzar un rendimiento aceptable en métricas de regresión como:</w:t>
        <w:br w:type="textWrapping"/>
      </w:r>
    </w:p>
    <w:p w:rsidR="00000000" w:rsidDel="00000000" w:rsidP="00000000" w:rsidRDefault="00000000" w:rsidRPr="00000000" w14:paraId="000000AF">
      <w:pPr>
        <w:numPr>
          <w:ilvl w:val="0"/>
          <w:numId w:val="52"/>
        </w:numPr>
        <w:spacing w:after="0" w:afterAutospacing="0" w:before="240" w:line="276" w:lineRule="auto"/>
        <w:ind w:left="720" w:hanging="360"/>
      </w:pPr>
      <w:r w:rsidDel="00000000" w:rsidR="00000000" w:rsidRPr="00000000">
        <w:rPr>
          <w:b w:val="1"/>
          <w:rtl w:val="0"/>
        </w:rPr>
        <w:t xml:space="preserve">R² (Coeficiente de determinación):</w:t>
      </w:r>
      <w:r w:rsidDel="00000000" w:rsidR="00000000" w:rsidRPr="00000000">
        <w:rPr>
          <w:rtl w:val="0"/>
        </w:rPr>
        <w:t xml:space="preserve"> para medir la proporción de variabilidad explicada por el modelo.</w:t>
        <w:br w:type="textWrapping"/>
      </w:r>
    </w:p>
    <w:p w:rsidR="00000000" w:rsidDel="00000000" w:rsidP="00000000" w:rsidRDefault="00000000" w:rsidRPr="00000000" w14:paraId="000000B0">
      <w:pPr>
        <w:numPr>
          <w:ilvl w:val="0"/>
          <w:numId w:val="52"/>
        </w:numPr>
        <w:spacing w:after="240" w:before="0" w:beforeAutospacing="0" w:line="276" w:lineRule="auto"/>
        <w:ind w:left="720" w:hanging="360"/>
      </w:pPr>
      <w:r w:rsidDel="00000000" w:rsidR="00000000" w:rsidRPr="00000000">
        <w:rPr>
          <w:b w:val="1"/>
          <w:rtl w:val="0"/>
        </w:rPr>
        <w:t xml:space="preserve">RMSE (Root Mean Squared Error) y MAE (Mean Absolute Error):</w:t>
      </w:r>
      <w:r w:rsidDel="00000000" w:rsidR="00000000" w:rsidRPr="00000000">
        <w:rPr>
          <w:rtl w:val="0"/>
        </w:rPr>
        <w:t xml:space="preserve"> para evaluar la magnitud del error de predicción.</w:t>
        <w:br w:type="textWrapping"/>
      </w:r>
    </w:p>
    <w:p w:rsidR="00000000" w:rsidDel="00000000" w:rsidP="00000000" w:rsidRDefault="00000000" w:rsidRPr="00000000" w14:paraId="000000B1">
      <w:pPr>
        <w:spacing w:after="0" w:before="240" w:line="276" w:lineRule="auto"/>
        <w:ind w:left="720" w:hanging="360"/>
        <w:rPr/>
      </w:pPr>
      <w:r w:rsidDel="00000000" w:rsidR="00000000" w:rsidRPr="00000000">
        <w:rPr>
          <w:rtl w:val="0"/>
        </w:rPr>
        <w:t xml:space="preserve">El objetivo es lograr una </w:t>
      </w:r>
      <w:r w:rsidDel="00000000" w:rsidR="00000000" w:rsidRPr="00000000">
        <w:rPr>
          <w:b w:val="1"/>
          <w:rtl w:val="0"/>
        </w:rPr>
        <w:t xml:space="preserve">alta capacidad de predicción</w:t>
      </w:r>
      <w:r w:rsidDel="00000000" w:rsidR="00000000" w:rsidRPr="00000000">
        <w:rPr>
          <w:rtl w:val="0"/>
        </w:rPr>
        <w:t xml:space="preserve">, minimizando errores en la estimación de consumo energético.</w:t>
      </w:r>
    </w:p>
    <w:p w:rsidR="00000000" w:rsidDel="00000000" w:rsidP="00000000" w:rsidRDefault="00000000" w:rsidRPr="00000000" w14:paraId="000000B2">
      <w:pPr>
        <w:spacing w:after="0" w:before="240" w:line="276" w:lineRule="auto"/>
        <w:ind w:left="720" w:firstLine="0"/>
        <w:rPr/>
      </w:pPr>
      <w:r w:rsidDel="00000000" w:rsidR="00000000" w:rsidRPr="00000000">
        <w:rPr>
          <w:rtl w:val="0"/>
        </w:rPr>
        <w:br w:type="textWrapping"/>
      </w:r>
    </w:p>
    <w:p w:rsidR="00000000" w:rsidDel="00000000" w:rsidP="00000000" w:rsidRDefault="00000000" w:rsidRPr="00000000" w14:paraId="000000B3">
      <w:pPr>
        <w:pStyle w:val="Heading4"/>
        <w:keepNext w:val="0"/>
        <w:keepLines w:val="0"/>
        <w:spacing w:line="276" w:lineRule="auto"/>
        <w:ind w:left="720" w:hanging="360"/>
        <w:rPr>
          <w:sz w:val="22"/>
          <w:szCs w:val="22"/>
        </w:rPr>
      </w:pPr>
      <w:bookmarkStart w:colFirst="0" w:colLast="0" w:name="_heading=h.r4id35d75l2q" w:id="14"/>
      <w:bookmarkEnd w:id="14"/>
      <w:r w:rsidDel="00000000" w:rsidR="00000000" w:rsidRPr="00000000">
        <w:rPr>
          <w:rtl w:val="0"/>
        </w:rPr>
      </w:r>
    </w:p>
    <w:p w:rsidR="00000000" w:rsidDel="00000000" w:rsidP="00000000" w:rsidRDefault="00000000" w:rsidRPr="00000000" w14:paraId="000000B4">
      <w:pPr>
        <w:pStyle w:val="Heading4"/>
        <w:keepNext w:val="0"/>
        <w:keepLines w:val="0"/>
        <w:spacing w:line="276" w:lineRule="auto"/>
        <w:ind w:left="720" w:hanging="360"/>
        <w:rPr>
          <w:sz w:val="22"/>
          <w:szCs w:val="22"/>
        </w:rPr>
      </w:pPr>
      <w:bookmarkStart w:colFirst="0" w:colLast="0" w:name="_heading=h.g0g1iusvtq72" w:id="15"/>
      <w:bookmarkEnd w:id="15"/>
      <w:r w:rsidDel="00000000" w:rsidR="00000000" w:rsidRPr="00000000">
        <w:rPr>
          <w:rtl w:val="0"/>
        </w:rPr>
      </w:r>
    </w:p>
    <w:p w:rsidR="00000000" w:rsidDel="00000000" w:rsidP="00000000" w:rsidRDefault="00000000" w:rsidRPr="00000000" w14:paraId="000000B5">
      <w:pPr>
        <w:pStyle w:val="Heading4"/>
        <w:keepNext w:val="0"/>
        <w:keepLines w:val="0"/>
        <w:spacing w:line="276" w:lineRule="auto"/>
        <w:ind w:left="720" w:hanging="360"/>
        <w:rPr>
          <w:sz w:val="22"/>
          <w:szCs w:val="22"/>
        </w:rPr>
      </w:pPr>
      <w:bookmarkStart w:colFirst="0" w:colLast="0" w:name="_heading=h.rq6kvxst5twq" w:id="16"/>
      <w:bookmarkEnd w:id="16"/>
      <w:r w:rsidDel="00000000" w:rsidR="00000000" w:rsidRPr="00000000">
        <w:rPr>
          <w:rtl w:val="0"/>
        </w:rPr>
      </w:r>
    </w:p>
    <w:p w:rsidR="00000000" w:rsidDel="00000000" w:rsidP="00000000" w:rsidRDefault="00000000" w:rsidRPr="00000000" w14:paraId="000000B6">
      <w:pPr>
        <w:pStyle w:val="Heading4"/>
        <w:keepNext w:val="0"/>
        <w:keepLines w:val="0"/>
        <w:spacing w:line="276" w:lineRule="auto"/>
        <w:ind w:left="720" w:hanging="360"/>
        <w:rPr>
          <w:sz w:val="22"/>
          <w:szCs w:val="22"/>
        </w:rPr>
      </w:pPr>
      <w:bookmarkStart w:colFirst="0" w:colLast="0" w:name="_heading=h.jv94gup03qe7" w:id="17"/>
      <w:bookmarkEnd w:id="17"/>
      <w:r w:rsidDel="00000000" w:rsidR="00000000" w:rsidRPr="00000000">
        <w:rPr>
          <w:rtl w:val="0"/>
        </w:rPr>
      </w:r>
    </w:p>
    <w:p w:rsidR="00000000" w:rsidDel="00000000" w:rsidP="00000000" w:rsidRDefault="00000000" w:rsidRPr="00000000" w14:paraId="000000B7">
      <w:pPr>
        <w:pStyle w:val="Heading4"/>
        <w:keepNext w:val="0"/>
        <w:keepLines w:val="0"/>
        <w:spacing w:line="276" w:lineRule="auto"/>
        <w:ind w:left="720" w:hanging="360"/>
        <w:rPr>
          <w:sz w:val="22"/>
          <w:szCs w:val="22"/>
        </w:rPr>
      </w:pPr>
      <w:bookmarkStart w:colFirst="0" w:colLast="0" w:name="_heading=h.cfh7p7c3am3r" w:id="18"/>
      <w:bookmarkEnd w:id="18"/>
      <w:r w:rsidDel="00000000" w:rsidR="00000000" w:rsidRPr="00000000">
        <w:rPr>
          <w:rtl w:val="0"/>
        </w:rPr>
      </w:r>
    </w:p>
    <w:p w:rsidR="00000000" w:rsidDel="00000000" w:rsidP="00000000" w:rsidRDefault="00000000" w:rsidRPr="00000000" w14:paraId="000000B8">
      <w:pPr>
        <w:pStyle w:val="Heading4"/>
        <w:keepNext w:val="0"/>
        <w:keepLines w:val="0"/>
        <w:spacing w:line="276" w:lineRule="auto"/>
        <w:ind w:left="720" w:hanging="360"/>
        <w:rPr>
          <w:sz w:val="22"/>
          <w:szCs w:val="22"/>
        </w:rPr>
      </w:pPr>
      <w:bookmarkStart w:colFirst="0" w:colLast="0" w:name="_heading=h.odwi7svixa1h" w:id="19"/>
      <w:bookmarkEnd w:id="19"/>
      <w:r w:rsidDel="00000000" w:rsidR="00000000" w:rsidRPr="00000000">
        <w:rPr>
          <w:sz w:val="22"/>
          <w:szCs w:val="22"/>
          <w:rtl w:val="0"/>
        </w:rPr>
        <w:t xml:space="preserve">3. Interpretabilidad del modelo</w:t>
      </w:r>
    </w:p>
    <w:p w:rsidR="00000000" w:rsidDel="00000000" w:rsidP="00000000" w:rsidRDefault="00000000" w:rsidRPr="00000000" w14:paraId="000000B9">
      <w:pPr>
        <w:numPr>
          <w:ilvl w:val="0"/>
          <w:numId w:val="29"/>
        </w:numPr>
        <w:spacing w:after="240" w:before="240" w:line="276" w:lineRule="auto"/>
        <w:ind w:left="720" w:hanging="360"/>
      </w:pPr>
      <w:r w:rsidDel="00000000" w:rsidR="00000000" w:rsidRPr="00000000">
        <w:rPr>
          <w:rtl w:val="0"/>
        </w:rPr>
        <w:t xml:space="preserve">El modelo debe permitir identificar con claridad los </w:t>
      </w:r>
      <w:r w:rsidDel="00000000" w:rsidR="00000000" w:rsidRPr="00000000">
        <w:rPr>
          <w:b w:val="1"/>
          <w:rtl w:val="0"/>
        </w:rPr>
        <w:t xml:space="preserve">factores más influyentes en la predicción del consumo</w:t>
      </w:r>
      <w:r w:rsidDel="00000000" w:rsidR="00000000" w:rsidRPr="00000000">
        <w:rPr>
          <w:rtl w:val="0"/>
        </w:rPr>
        <w:t xml:space="preserve">, como el sector económico, la fuente de energía y la evolución temporal.</w:t>
        <w:br w:type="textWrapping"/>
      </w:r>
    </w:p>
    <w:p w:rsidR="00000000" w:rsidDel="00000000" w:rsidP="00000000" w:rsidRDefault="00000000" w:rsidRPr="00000000" w14:paraId="000000BA">
      <w:pPr>
        <w:numPr>
          <w:ilvl w:val="0"/>
          <w:numId w:val="29"/>
        </w:numPr>
        <w:spacing w:after="240" w:before="240" w:line="276" w:lineRule="auto"/>
        <w:ind w:left="720" w:hanging="360"/>
      </w:pPr>
      <w:r w:rsidDel="00000000" w:rsidR="00000000" w:rsidRPr="00000000">
        <w:rPr>
          <w:rtl w:val="0"/>
        </w:rPr>
        <w:t xml:space="preserve">Se podrán usar técnicas explicativas como </w:t>
      </w:r>
      <w:r w:rsidDel="00000000" w:rsidR="00000000" w:rsidRPr="00000000">
        <w:rPr>
          <w:b w:val="1"/>
          <w:rtl w:val="0"/>
        </w:rPr>
        <w:t xml:space="preserve">importancia de variables</w:t>
      </w:r>
      <w:r w:rsidDel="00000000" w:rsidR="00000000" w:rsidRPr="00000000">
        <w:rPr>
          <w:rtl w:val="0"/>
        </w:rPr>
        <w:t xml:space="preserve"> o análisis de características clave para garantizar la transparencia de los resultados.</w:t>
      </w:r>
    </w:p>
    <w:p w:rsidR="00000000" w:rsidDel="00000000" w:rsidP="00000000" w:rsidRDefault="00000000" w:rsidRPr="00000000" w14:paraId="000000BB">
      <w:pPr>
        <w:pStyle w:val="Heading4"/>
        <w:keepNext w:val="0"/>
        <w:keepLines w:val="0"/>
        <w:spacing w:line="276" w:lineRule="auto"/>
        <w:ind w:left="360" w:firstLine="0"/>
        <w:rPr>
          <w:sz w:val="22"/>
          <w:szCs w:val="22"/>
        </w:rPr>
      </w:pPr>
      <w:bookmarkStart w:colFirst="0" w:colLast="0" w:name="_heading=h.sbxdvtknwlc5" w:id="20"/>
      <w:bookmarkEnd w:id="20"/>
      <w:r w:rsidDel="00000000" w:rsidR="00000000" w:rsidRPr="00000000">
        <w:rPr>
          <w:sz w:val="22"/>
          <w:szCs w:val="22"/>
          <w:rtl w:val="0"/>
        </w:rPr>
        <w:t xml:space="preserve"> </w:t>
      </w:r>
    </w:p>
    <w:p w:rsidR="00000000" w:rsidDel="00000000" w:rsidP="00000000" w:rsidRDefault="00000000" w:rsidRPr="00000000" w14:paraId="000000BC">
      <w:pPr>
        <w:pStyle w:val="Heading4"/>
        <w:keepNext w:val="0"/>
        <w:keepLines w:val="0"/>
        <w:spacing w:line="276" w:lineRule="auto"/>
        <w:ind w:left="360" w:firstLine="0"/>
        <w:rPr>
          <w:sz w:val="22"/>
          <w:szCs w:val="22"/>
        </w:rPr>
      </w:pPr>
      <w:bookmarkStart w:colFirst="0" w:colLast="0" w:name="_heading=h.gmjo7svqf4n2" w:id="21"/>
      <w:bookmarkEnd w:id="21"/>
      <w:r w:rsidDel="00000000" w:rsidR="00000000" w:rsidRPr="00000000">
        <w:rPr>
          <w:rtl w:val="0"/>
        </w:rPr>
      </w:r>
    </w:p>
    <w:p w:rsidR="00000000" w:rsidDel="00000000" w:rsidP="00000000" w:rsidRDefault="00000000" w:rsidRPr="00000000" w14:paraId="000000BD">
      <w:pPr>
        <w:pStyle w:val="Heading4"/>
        <w:keepNext w:val="0"/>
        <w:keepLines w:val="0"/>
        <w:spacing w:line="276" w:lineRule="auto"/>
        <w:ind w:left="360" w:firstLine="0"/>
        <w:rPr>
          <w:sz w:val="22"/>
          <w:szCs w:val="22"/>
        </w:rPr>
      </w:pPr>
      <w:bookmarkStart w:colFirst="0" w:colLast="0" w:name="_heading=h.3kiuqkrcxa50" w:id="22"/>
      <w:bookmarkEnd w:id="22"/>
      <w:r w:rsidDel="00000000" w:rsidR="00000000" w:rsidRPr="00000000">
        <w:rPr>
          <w:rtl w:val="0"/>
        </w:rPr>
      </w:r>
    </w:p>
    <w:p w:rsidR="00000000" w:rsidDel="00000000" w:rsidP="00000000" w:rsidRDefault="00000000" w:rsidRPr="00000000" w14:paraId="000000BE">
      <w:pPr>
        <w:pStyle w:val="Heading4"/>
        <w:keepNext w:val="0"/>
        <w:keepLines w:val="0"/>
        <w:spacing w:line="276" w:lineRule="auto"/>
        <w:ind w:left="360" w:firstLine="0"/>
        <w:rPr>
          <w:sz w:val="22"/>
          <w:szCs w:val="22"/>
        </w:rPr>
      </w:pPr>
      <w:bookmarkStart w:colFirst="0" w:colLast="0" w:name="_heading=h.1qiukbp5jaet" w:id="23"/>
      <w:bookmarkEnd w:id="23"/>
      <w:r w:rsidDel="00000000" w:rsidR="00000000" w:rsidRPr="00000000">
        <w:rPr>
          <w:sz w:val="22"/>
          <w:szCs w:val="22"/>
          <w:rtl w:val="0"/>
        </w:rPr>
        <w:t xml:space="preserve">4. Escalabilidad y sostenibilidad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28"/>
        </w:numPr>
        <w:spacing w:after="240" w:before="240" w:line="276" w:lineRule="auto"/>
        <w:ind w:left="720" w:hanging="360"/>
        <w:rPr>
          <w:rFonts w:ascii="Arial" w:cs="Arial" w:eastAsia="Arial" w:hAnsi="Arial"/>
        </w:rPr>
      </w:pPr>
      <w:r w:rsidDel="00000000" w:rsidR="00000000" w:rsidRPr="00000000">
        <w:rPr>
          <w:rtl w:val="0"/>
        </w:rPr>
        <w:t xml:space="preserve">La solución debe ser adaptable a nuevas actualizaciones de datos anuales y escalable en el tiempo.</w:t>
        <w:br w:type="textWrapping"/>
        <w:br w:type="textWrapping"/>
      </w:r>
    </w:p>
    <w:p w:rsidR="00000000" w:rsidDel="00000000" w:rsidP="00000000" w:rsidRDefault="00000000" w:rsidRPr="00000000" w14:paraId="000000C1">
      <w:pPr>
        <w:pStyle w:val="Heading4"/>
        <w:keepNext w:val="0"/>
        <w:keepLines w:val="0"/>
        <w:spacing w:line="276" w:lineRule="auto"/>
        <w:ind w:left="720" w:hanging="360"/>
        <w:rPr>
          <w:sz w:val="22"/>
          <w:szCs w:val="22"/>
        </w:rPr>
      </w:pPr>
      <w:bookmarkStart w:colFirst="0" w:colLast="0" w:name="_heading=h.r76if0csfi20" w:id="24"/>
      <w:bookmarkEnd w:id="24"/>
      <w:r w:rsidDel="00000000" w:rsidR="00000000" w:rsidRPr="00000000">
        <w:rPr>
          <w:sz w:val="22"/>
          <w:szCs w:val="22"/>
          <w:rtl w:val="0"/>
        </w:rPr>
        <w:t xml:space="preserve">5. Valor estratégico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25"/>
        </w:numPr>
        <w:spacing w:after="240" w:line="276" w:lineRule="auto"/>
        <w:ind w:left="720" w:hanging="360"/>
      </w:pPr>
      <w:r w:rsidDel="00000000" w:rsidR="00000000" w:rsidRPr="00000000">
        <w:rPr>
          <w:rtl w:val="0"/>
        </w:rPr>
        <w:t xml:space="preserve">El modelo debe contribuir a cambiar el enfoque de la planeación energética: de un análisis reactivo a un </w:t>
      </w:r>
      <w:r w:rsidDel="00000000" w:rsidR="00000000" w:rsidRPr="00000000">
        <w:rPr>
          <w:b w:val="1"/>
          <w:rtl w:val="0"/>
        </w:rPr>
        <w:t xml:space="preserve">enfoque proactivo y predictivo</w:t>
      </w:r>
      <w:r w:rsidDel="00000000" w:rsidR="00000000" w:rsidRPr="00000000">
        <w:rPr>
          <w:rtl w:val="0"/>
        </w:rPr>
        <w:t xml:space="preserve">.</w:t>
        <w:br w:type="textWrapping"/>
      </w:r>
    </w:p>
    <w:p w:rsidR="00000000" w:rsidDel="00000000" w:rsidP="00000000" w:rsidRDefault="00000000" w:rsidRPr="00000000" w14:paraId="000000C4">
      <w:pPr>
        <w:numPr>
          <w:ilvl w:val="0"/>
          <w:numId w:val="25"/>
        </w:numPr>
        <w:spacing w:after="240" w:line="276" w:lineRule="auto"/>
        <w:ind w:left="720" w:hanging="360"/>
      </w:pPr>
      <w:r w:rsidDel="00000000" w:rsidR="00000000" w:rsidRPr="00000000">
        <w:rPr>
          <w:rtl w:val="0"/>
        </w:rPr>
        <w:t xml:space="preserve">Debe fortalecer la formulación de </w:t>
      </w:r>
      <w:r w:rsidDel="00000000" w:rsidR="00000000" w:rsidRPr="00000000">
        <w:rPr>
          <w:b w:val="1"/>
          <w:rtl w:val="0"/>
        </w:rPr>
        <w:t xml:space="preserve">políticas basadas en evidencia</w:t>
      </w:r>
      <w:r w:rsidDel="00000000" w:rsidR="00000000" w:rsidRPr="00000000">
        <w:rPr>
          <w:rtl w:val="0"/>
        </w:rPr>
        <w:t xml:space="preserve"> y la planificación nacional de la transición energética.</w:t>
      </w:r>
    </w:p>
    <w:p w:rsidR="00000000" w:rsidDel="00000000" w:rsidP="00000000" w:rsidRDefault="00000000" w:rsidRPr="00000000" w14:paraId="000000C5">
      <w:pPr>
        <w:spacing w:after="240" w:before="0" w:line="276" w:lineRule="auto"/>
        <w:ind w:left="720" w:firstLine="0"/>
        <w:rPr/>
      </w:pPr>
      <w:r w:rsidDel="00000000" w:rsidR="00000000" w:rsidRPr="00000000">
        <w:rPr>
          <w:rtl w:val="0"/>
        </w:rPr>
      </w:r>
    </w:p>
    <w:p w:rsidR="00000000" w:rsidDel="00000000" w:rsidP="00000000" w:rsidRDefault="00000000" w:rsidRPr="00000000" w14:paraId="000000C6">
      <w:pPr>
        <w:pStyle w:val="Heading4"/>
        <w:keepNext w:val="0"/>
        <w:keepLines w:val="0"/>
        <w:rPr>
          <w:b w:val="0"/>
          <w:color w:val="000000"/>
          <w:sz w:val="22"/>
          <w:szCs w:val="22"/>
        </w:rPr>
      </w:pPr>
      <w:bookmarkStart w:colFirst="0" w:colLast="0" w:name="_heading=h.tzy3subzaxq1" w:id="25"/>
      <w:bookmarkEnd w:id="25"/>
      <w:r w:rsidDel="00000000" w:rsidR="00000000" w:rsidRPr="00000000">
        <w:rPr>
          <w:color w:val="000000"/>
          <w:sz w:val="22"/>
          <w:szCs w:val="22"/>
          <w:rtl w:val="0"/>
        </w:rPr>
        <w:t xml:space="preserve">2.2. Comprensión de los Datos</w:t>
      </w:r>
      <w:r w:rsidDel="00000000" w:rsidR="00000000" w:rsidRPr="00000000">
        <w:rPr>
          <w:rtl w:val="0"/>
        </w:rPr>
      </w:r>
    </w:p>
    <w:p w:rsidR="00000000" w:rsidDel="00000000" w:rsidP="00000000" w:rsidRDefault="00000000" w:rsidRPr="00000000" w14:paraId="000000C7">
      <w:pPr>
        <w:pStyle w:val="Heading3"/>
        <w:spacing w:after="80" w:before="280" w:line="276" w:lineRule="auto"/>
        <w:ind w:left="720" w:hanging="360"/>
        <w:rPr>
          <w:rFonts w:ascii="Calibri" w:cs="Calibri" w:eastAsia="Calibri" w:hAnsi="Calibri"/>
          <w:sz w:val="22"/>
          <w:szCs w:val="22"/>
        </w:rPr>
      </w:pPr>
      <w:bookmarkStart w:colFirst="0" w:colLast="0" w:name="_heading=h.7dcs22kmdwk6" w:id="26"/>
      <w:bookmarkEnd w:id="26"/>
      <w:r w:rsidDel="00000000" w:rsidR="00000000" w:rsidRPr="00000000">
        <w:rPr>
          <w:rFonts w:ascii="Calibri" w:cs="Calibri" w:eastAsia="Calibri" w:hAnsi="Calibri"/>
          <w:sz w:val="22"/>
          <w:szCs w:val="22"/>
          <w:rtl w:val="0"/>
        </w:rPr>
        <w:t xml:space="preserve">Descripción de la(s) fuente(s) de datos</w:t>
      </w:r>
    </w:p>
    <w:p w:rsidR="00000000" w:rsidDel="00000000" w:rsidP="00000000" w:rsidRDefault="00000000" w:rsidRPr="00000000" w14:paraId="000000C8">
      <w:pPr>
        <w:numPr>
          <w:ilvl w:val="0"/>
          <w:numId w:val="48"/>
        </w:numPr>
        <w:spacing w:after="0" w:afterAutospacing="0" w:before="240" w:line="276" w:lineRule="auto"/>
        <w:ind w:left="720" w:hanging="360"/>
      </w:pPr>
      <w:r w:rsidDel="00000000" w:rsidR="00000000" w:rsidRPr="00000000">
        <w:rPr>
          <w:b w:val="1"/>
          <w:rtl w:val="0"/>
        </w:rPr>
        <w:t xml:space="preserve">Entidad / Origen:</w:t>
      </w:r>
      <w:r w:rsidDel="00000000" w:rsidR="00000000" w:rsidRPr="00000000">
        <w:rPr>
          <w:rtl w:val="0"/>
        </w:rPr>
        <w:t xml:space="preserve"> U.S. Energy Information Administration (EIA), recopilado y publicado en Kaggle.</w:t>
        <w:br w:type="textWrapping"/>
      </w:r>
    </w:p>
    <w:p w:rsidR="00000000" w:rsidDel="00000000" w:rsidP="00000000" w:rsidRDefault="00000000" w:rsidRPr="00000000" w14:paraId="000000C9">
      <w:pPr>
        <w:numPr>
          <w:ilvl w:val="0"/>
          <w:numId w:val="48"/>
        </w:numPr>
        <w:spacing w:after="0" w:afterAutospacing="0" w:before="0" w:beforeAutospacing="0" w:line="276" w:lineRule="auto"/>
        <w:ind w:left="720" w:hanging="360"/>
      </w:pPr>
      <w:r w:rsidDel="00000000" w:rsidR="00000000" w:rsidRPr="00000000">
        <w:rPr>
          <w:b w:val="1"/>
          <w:rtl w:val="0"/>
        </w:rPr>
        <w:t xml:space="preserve">Última actualización:</w:t>
      </w:r>
      <w:r w:rsidDel="00000000" w:rsidR="00000000" w:rsidRPr="00000000">
        <w:rPr>
          <w:rtl w:val="0"/>
        </w:rPr>
        <w:t xml:space="preserve"> 2024.</w:t>
        <w:br w:type="textWrapping"/>
      </w:r>
    </w:p>
    <w:p w:rsidR="00000000" w:rsidDel="00000000" w:rsidP="00000000" w:rsidRDefault="00000000" w:rsidRPr="00000000" w14:paraId="000000CA">
      <w:pPr>
        <w:numPr>
          <w:ilvl w:val="0"/>
          <w:numId w:val="48"/>
        </w:numPr>
        <w:spacing w:after="0" w:afterAutospacing="0" w:before="0" w:beforeAutospacing="0" w:line="276" w:lineRule="auto"/>
        <w:ind w:left="720" w:hanging="360"/>
      </w:pPr>
      <w:r w:rsidDel="00000000" w:rsidR="00000000" w:rsidRPr="00000000">
        <w:rPr>
          <w:b w:val="1"/>
          <w:rtl w:val="0"/>
        </w:rPr>
        <w:t xml:space="preserve">Formato:</w:t>
      </w:r>
      <w:r w:rsidDel="00000000" w:rsidR="00000000" w:rsidRPr="00000000">
        <w:rPr>
          <w:rtl w:val="0"/>
        </w:rPr>
        <w:t xml:space="preserve"> CSV (valores separados por punto y coma).</w:t>
        <w:br w:type="textWrapping"/>
      </w:r>
    </w:p>
    <w:p w:rsidR="00000000" w:rsidDel="00000000" w:rsidP="00000000" w:rsidRDefault="00000000" w:rsidRPr="00000000" w14:paraId="000000CB">
      <w:pPr>
        <w:numPr>
          <w:ilvl w:val="0"/>
          <w:numId w:val="48"/>
        </w:numPr>
        <w:spacing w:after="0" w:afterAutospacing="0" w:before="0" w:beforeAutospacing="0" w:line="276" w:lineRule="auto"/>
        <w:ind w:left="720" w:hanging="360"/>
      </w:pPr>
      <w:r w:rsidDel="00000000" w:rsidR="00000000" w:rsidRPr="00000000">
        <w:rPr>
          <w:b w:val="1"/>
          <w:rtl w:val="0"/>
        </w:rPr>
        <w:t xml:space="preserve">Estado:</w:t>
      </w:r>
      <w:r w:rsidDel="00000000" w:rsidR="00000000" w:rsidRPr="00000000">
        <w:rPr>
          <w:rtl w:val="0"/>
        </w:rPr>
        <w:t xml:space="preserve"> Activo y disponible públicamente.</w:t>
        <w:br w:type="textWrapping"/>
      </w:r>
    </w:p>
    <w:p w:rsidR="00000000" w:rsidDel="00000000" w:rsidP="00000000" w:rsidRDefault="00000000" w:rsidRPr="00000000" w14:paraId="000000CC">
      <w:pPr>
        <w:numPr>
          <w:ilvl w:val="0"/>
          <w:numId w:val="48"/>
        </w:numPr>
        <w:spacing w:after="240" w:before="0" w:beforeAutospacing="0" w:line="276" w:lineRule="auto"/>
        <w:ind w:left="720" w:hanging="360"/>
      </w:pPr>
      <w:r w:rsidDel="00000000" w:rsidR="00000000" w:rsidRPr="00000000">
        <w:rPr>
          <w:b w:val="1"/>
          <w:rtl w:val="0"/>
        </w:rPr>
        <w:t xml:space="preserve">Fuente original:</w:t>
      </w:r>
      <w:hyperlink r:id="rId8">
        <w:r w:rsidDel="00000000" w:rsidR="00000000" w:rsidRPr="00000000">
          <w:rPr>
            <w:rtl w:val="0"/>
          </w:rPr>
          <w:t xml:space="preserve"> </w:t>
        </w:r>
      </w:hyperlink>
      <w:hyperlink r:id="rId9">
        <w:r w:rsidDel="00000000" w:rsidR="00000000" w:rsidRPr="00000000">
          <w:rPr>
            <w:color w:val="1155cc"/>
            <w:u w:val="single"/>
            <w:rtl w:val="0"/>
          </w:rPr>
          <w:t xml:space="preserve">Kaggle - Renewable Energy Consumption in the U.S.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spacing w:after="240" w:before="240" w:line="276" w:lineRule="auto"/>
        <w:rPr>
          <w:b w:val="1"/>
        </w:rPr>
      </w:pPr>
      <w:r w:rsidDel="00000000" w:rsidR="00000000" w:rsidRPr="00000000">
        <w:rPr>
          <w:b w:val="1"/>
          <w:rtl w:val="0"/>
        </w:rPr>
        <w:t xml:space="preserve">Estructura de los Datos</w:t>
      </w:r>
    </w:p>
    <w:p w:rsidR="00000000" w:rsidDel="00000000" w:rsidP="00000000" w:rsidRDefault="00000000" w:rsidRPr="00000000" w14:paraId="000000CE">
      <w:pPr>
        <w:spacing w:after="240" w:before="240" w:line="276" w:lineRule="auto"/>
        <w:rPr/>
      </w:pPr>
      <w:r w:rsidDel="00000000" w:rsidR="00000000" w:rsidRPr="00000000">
        <w:rPr>
          <w:rtl w:val="0"/>
        </w:rPr>
        <w:t xml:space="preserve">El conjunto de datos utilizado en este proyecto contiene </w:t>
      </w:r>
      <w:r w:rsidDel="00000000" w:rsidR="00000000" w:rsidRPr="00000000">
        <w:rPr>
          <w:b w:val="1"/>
          <w:rtl w:val="0"/>
        </w:rPr>
        <w:t xml:space="preserve">3.065 registros mensuales</w:t>
      </w:r>
      <w:r w:rsidDel="00000000" w:rsidR="00000000" w:rsidRPr="00000000">
        <w:rPr>
          <w:rtl w:val="0"/>
        </w:rPr>
        <w:t xml:space="preserve"> del consumo de energías renovables en Estados Unidos, desde 1973 hasta 2024.. Cada fila representa el consumo mensual de un </w:t>
      </w:r>
      <w:r w:rsidDel="00000000" w:rsidR="00000000" w:rsidRPr="00000000">
        <w:rPr>
          <w:b w:val="1"/>
          <w:rtl w:val="0"/>
        </w:rPr>
        <w:t xml:space="preserve">sector económico</w:t>
      </w:r>
      <w:r w:rsidDel="00000000" w:rsidR="00000000" w:rsidRPr="00000000">
        <w:rPr>
          <w:rtl w:val="0"/>
        </w:rPr>
        <w:t xml:space="preserve"> en un año y mes determinados. A continuación, se presenta la descripción de las variables principales:p</w:t>
      </w:r>
    </w:p>
    <w:p w:rsidR="00000000" w:rsidDel="00000000" w:rsidP="00000000" w:rsidRDefault="00000000" w:rsidRPr="00000000" w14:paraId="000000CF">
      <w:pPr>
        <w:spacing w:after="240" w:before="240" w:line="276" w:lineRule="auto"/>
        <w:rPr/>
      </w:pP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5625313912606"/>
        <w:gridCol w:w="949.9407332998494"/>
        <w:gridCol w:w="3080.648920140633"/>
        <w:gridCol w:w="1282.863887493722"/>
        <w:gridCol w:w="1455.9839276745356"/>
        <w:tblGridChange w:id="0">
          <w:tblGrid>
            <w:gridCol w:w="2068.5625313912606"/>
            <w:gridCol w:w="949.9407332998494"/>
            <w:gridCol w:w="3080.648920140633"/>
            <w:gridCol w:w="1282.863887493722"/>
            <w:gridCol w:w="1455.983927674535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6" w:lineRule="auto"/>
              <w:jc w:val="center"/>
              <w:rPr/>
            </w:pPr>
            <w:r w:rsidDel="00000000" w:rsidR="00000000" w:rsidRPr="00000000">
              <w:rPr>
                <w:b w:val="1"/>
                <w:rtl w:val="0"/>
              </w:rPr>
              <w:t xml:space="preserve">Nombre de la 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6" w:lineRule="auto"/>
              <w:jc w:val="center"/>
              <w:rPr/>
            </w:pPr>
            <w:r w:rsidDel="00000000" w:rsidR="00000000" w:rsidRPr="00000000">
              <w:rPr>
                <w:b w:val="1"/>
                <w:rtl w:val="0"/>
              </w:rPr>
              <w:t xml:space="preserve">Tipo de dato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76" w:lineRule="auto"/>
              <w:jc w:val="center"/>
              <w:rPr/>
            </w:pPr>
            <w:r w:rsidDel="00000000" w:rsidR="00000000" w:rsidRPr="00000000">
              <w:rPr>
                <w:b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76" w:lineRule="auto"/>
              <w:jc w:val="center"/>
              <w:rPr/>
            </w:pPr>
            <w:r w:rsidDel="00000000" w:rsidR="00000000" w:rsidRPr="00000000">
              <w:rPr>
                <w:b w:val="1"/>
                <w:rtl w:val="0"/>
              </w:rPr>
              <w:t xml:space="preserve">Cantidad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6" w:lineRule="auto"/>
              <w:jc w:val="center"/>
              <w:rPr/>
            </w:pPr>
            <w:r w:rsidDel="00000000" w:rsidR="00000000" w:rsidRPr="00000000">
              <w:rPr>
                <w:b w:val="1"/>
                <w:rtl w:val="0"/>
              </w:rPr>
              <w:t xml:space="preserve">Valores únicos (si aplica)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76" w:lineRule="auto"/>
              <w:rPr/>
            </w:pPr>
            <w:r w:rsidDel="00000000" w:rsidR="00000000" w:rsidRPr="00000000">
              <w:rPr>
                <w:b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76" w:lineRule="auto"/>
              <w:rPr/>
            </w:pPr>
            <w:r w:rsidDel="00000000" w:rsidR="00000000" w:rsidRPr="00000000">
              <w:rPr>
                <w:rtl w:val="0"/>
              </w:rPr>
              <w:t xml:space="preserve">int64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76" w:lineRule="auto"/>
              <w:rPr/>
            </w:pPr>
            <w:r w:rsidDel="00000000" w:rsidR="00000000" w:rsidRPr="00000000">
              <w:rPr>
                <w:rtl w:val="0"/>
              </w:rPr>
              <w:t xml:space="preserve">Año del 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76" w:lineRule="auto"/>
              <w:rPr/>
            </w:pPr>
            <w:r w:rsidDel="00000000" w:rsidR="00000000" w:rsidRPr="00000000">
              <w:rPr>
                <w:rtl w:val="0"/>
              </w:rPr>
              <w:t xml:space="preserve">49 (1973–2021)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76" w:lineRule="auto"/>
              <w:rPr/>
            </w:pPr>
            <w:r w:rsidDel="00000000" w:rsidR="00000000" w:rsidRPr="00000000">
              <w:rPr>
                <w:b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76" w:lineRule="auto"/>
              <w:rPr/>
            </w:pPr>
            <w:r w:rsidDel="00000000" w:rsidR="00000000" w:rsidRPr="00000000">
              <w:rPr>
                <w:rtl w:val="0"/>
              </w:rPr>
              <w:t xml:space="preserve">int64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76" w:lineRule="auto"/>
              <w:rPr/>
            </w:pPr>
            <w:r w:rsidDel="00000000" w:rsidR="00000000" w:rsidRPr="00000000">
              <w:rPr>
                <w:rtl w:val="0"/>
              </w:rPr>
              <w:t xml:space="preserve">Mes del registro (1–12)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76" w:lineRule="auto"/>
              <w:rPr/>
            </w:pPr>
            <w:r w:rsidDel="00000000" w:rsidR="00000000" w:rsidRPr="00000000">
              <w:rPr>
                <w:rtl w:val="0"/>
              </w:rPr>
              <w:t xml:space="preserve">12</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76" w:lineRule="auto"/>
              <w:rPr/>
            </w:pPr>
            <w:r w:rsidDel="00000000" w:rsidR="00000000" w:rsidRPr="00000000">
              <w:rPr>
                <w:b w:val="1"/>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76" w:lineRule="auto"/>
              <w:rPr/>
            </w:pPr>
            <w:r w:rsidDel="00000000" w:rsidR="00000000" w:rsidRPr="00000000">
              <w:rPr>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6" w:lineRule="auto"/>
              <w:rPr/>
            </w:pPr>
            <w:r w:rsidDel="00000000" w:rsidR="00000000" w:rsidRPr="00000000">
              <w:rPr>
                <w:rtl w:val="0"/>
              </w:rPr>
              <w:t xml:space="preserve">Sector económico (</w:t>
            </w:r>
            <w:r w:rsidDel="00000000" w:rsidR="00000000" w:rsidRPr="00000000">
              <w:rPr>
                <w:i w:val="1"/>
                <w:rtl w:val="0"/>
              </w:rPr>
              <w:t xml:space="preserve">Comercial, Eléctrico, Industrial, Residencial, Transporte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rPr/>
            </w:pPr>
            <w:r w:rsidDel="00000000" w:rsidR="00000000" w:rsidRPr="00000000">
              <w:rPr>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rPr/>
            </w:pPr>
            <w:r w:rsidDel="00000000" w:rsidR="00000000" w:rsidRPr="00000000">
              <w:rPr>
                <w:b w:val="1"/>
                <w:rtl w:val="0"/>
              </w:rPr>
              <w:t xml:space="preserve">Hydroelectric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rPr/>
            </w:pPr>
            <w:r w:rsidDel="00000000" w:rsidR="00000000" w:rsidRPr="00000000">
              <w:rPr>
                <w:rtl w:val="0"/>
              </w:rPr>
              <w:t xml:space="preserve">Consumo de energía hidroeléctrica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pPr>
            <w:r w:rsidDel="00000000" w:rsidR="00000000" w:rsidRPr="00000000">
              <w:rPr>
                <w:b w:val="1"/>
                <w:rtl w:val="0"/>
              </w:rPr>
              <w:t xml:space="preserve">Geothermal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pPr>
            <w:r w:rsidDel="00000000" w:rsidR="00000000" w:rsidRPr="00000000">
              <w:rPr>
                <w:rtl w:val="0"/>
              </w:rPr>
              <w:t xml:space="preserve">Consumo de energía geotérmica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pPr>
            <w:r w:rsidDel="00000000" w:rsidR="00000000" w:rsidRPr="00000000">
              <w:rPr>
                <w:b w:val="1"/>
                <w:rtl w:val="0"/>
              </w:rPr>
              <w:t xml:space="preserve">Solar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pPr>
            <w:r w:rsidDel="00000000" w:rsidR="00000000" w:rsidRPr="00000000">
              <w:rPr>
                <w:rtl w:val="0"/>
              </w:rPr>
              <w:t xml:space="preserve">Consumo de energía solar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rPr/>
            </w:pPr>
            <w:r w:rsidDel="00000000" w:rsidR="00000000" w:rsidRPr="00000000">
              <w:rPr>
                <w:b w:val="1"/>
                <w:rtl w:val="0"/>
              </w:rPr>
              <w:t xml:space="preserve">Wind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rPr/>
            </w:pPr>
            <w:r w:rsidDel="00000000" w:rsidR="00000000" w:rsidRPr="00000000">
              <w:rPr>
                <w:rtl w:val="0"/>
              </w:rPr>
              <w:t xml:space="preserve">Consumo de energía eólica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rPr/>
            </w:pPr>
            <w:r w:rsidDel="00000000" w:rsidR="00000000" w:rsidRPr="00000000">
              <w:rPr>
                <w:b w:val="1"/>
                <w:rtl w:val="0"/>
              </w:rPr>
              <w:t xml:space="preserve">Wood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rPr/>
            </w:pPr>
            <w:r w:rsidDel="00000000" w:rsidR="00000000" w:rsidRPr="00000000">
              <w:rPr>
                <w:rtl w:val="0"/>
              </w:rPr>
              <w:t xml:space="preserve">Consumo de energía a partir de biomasa leñosa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76" w:lineRule="auto"/>
              <w:rPr/>
            </w:pPr>
            <w:r w:rsidDel="00000000" w:rsidR="00000000" w:rsidRPr="00000000">
              <w:rPr>
                <w:b w:val="1"/>
                <w:rtl w:val="0"/>
              </w:rPr>
              <w:t xml:space="preserve">Waste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rPr/>
            </w:pPr>
            <w:r w:rsidDel="00000000" w:rsidR="00000000" w:rsidRPr="00000000">
              <w:rPr>
                <w:rtl w:val="0"/>
              </w:rPr>
              <w:t xml:space="preserve">Consumo de energía proveniente de desechos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rPr/>
            </w:pPr>
            <w:r w:rsidDel="00000000" w:rsidR="00000000" w:rsidRPr="00000000">
              <w:rPr>
                <w:rtl w:val="0"/>
              </w:rPr>
              <w:t xml:space="preserve">Numérico continuo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pPr>
            <w:r w:rsidDel="00000000" w:rsidR="00000000" w:rsidRPr="00000000">
              <w:rPr>
                <w:b w:val="1"/>
                <w:rtl w:val="0"/>
              </w:rPr>
              <w:t xml:space="preserve">Fuel Ethanol (Excluding Denaturant)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rPr/>
            </w:pPr>
            <w:r w:rsidDel="00000000" w:rsidR="00000000" w:rsidRPr="00000000">
              <w:rPr>
                <w:rtl w:val="0"/>
              </w:rPr>
              <w:t xml:space="preserve">Consumo de etanol combustible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76" w:lineRule="auto"/>
              <w:rPr/>
            </w:pPr>
            <w:r w:rsidDel="00000000" w:rsidR="00000000" w:rsidRPr="00000000">
              <w:rPr>
                <w:b w:val="1"/>
                <w:rtl w:val="0"/>
              </w:rPr>
              <w:t xml:space="preserve">Biomass Losses and Co-products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rPr/>
            </w:pPr>
            <w:r w:rsidDel="00000000" w:rsidR="00000000" w:rsidRPr="00000000">
              <w:rPr>
                <w:rtl w:val="0"/>
              </w:rPr>
              <w:t xml:space="preserve">Pérdidas y coproductos de biomasa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76" w:lineRule="auto"/>
              <w:rPr/>
            </w:pPr>
            <w:r w:rsidDel="00000000" w:rsidR="00000000" w:rsidRPr="00000000">
              <w:rPr>
                <w:b w:val="1"/>
                <w:rtl w:val="0"/>
              </w:rPr>
              <w:t xml:space="preserve">Biomass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76" w:lineRule="auto"/>
              <w:rPr/>
            </w:pPr>
            <w:r w:rsidDel="00000000" w:rsidR="00000000" w:rsidRPr="00000000">
              <w:rPr>
                <w:rtl w:val="0"/>
              </w:rPr>
              <w:t xml:space="preserve">Consumo total de biomasa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76" w:lineRule="auto"/>
              <w:rPr/>
            </w:pPr>
            <w:r w:rsidDel="00000000" w:rsidR="00000000" w:rsidRPr="00000000">
              <w:rPr>
                <w:b w:val="1"/>
                <w:rtl w:val="0"/>
              </w:rPr>
              <w:t xml:space="preserve">Renewable Diesel Fuel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76" w:lineRule="auto"/>
              <w:rPr/>
            </w:pPr>
            <w:r w:rsidDel="00000000" w:rsidR="00000000" w:rsidRPr="00000000">
              <w:rPr>
                <w:rtl w:val="0"/>
              </w:rPr>
              <w:t xml:space="preserve">Consumo de diésel renovable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76" w:lineRule="auto"/>
              <w:rPr/>
            </w:pPr>
            <w:r w:rsidDel="00000000" w:rsidR="00000000" w:rsidRPr="00000000">
              <w:rPr>
                <w:b w:val="1"/>
                <w:rtl w:val="0"/>
              </w:rPr>
              <w:t xml:space="preserve">Other Biofuels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76" w:lineRule="auto"/>
              <w:rPr/>
            </w:pPr>
            <w:r w:rsidDel="00000000" w:rsidR="00000000" w:rsidRPr="00000000">
              <w:rPr>
                <w:rtl w:val="0"/>
              </w:rPr>
              <w:t xml:space="preserve">Consumo de otros biocombustibles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76" w:lineRule="auto"/>
              <w:rPr/>
            </w:pPr>
            <w:r w:rsidDel="00000000" w:rsidR="00000000" w:rsidRPr="00000000">
              <w:rPr>
                <w:rtl w:val="0"/>
              </w:rPr>
              <w:t xml:space="preserve">Numérico continuo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76" w:lineRule="auto"/>
              <w:rPr/>
            </w:pPr>
            <w:r w:rsidDel="00000000" w:rsidR="00000000" w:rsidRPr="00000000">
              <w:rPr>
                <w:b w:val="1"/>
                <w:rtl w:val="0"/>
              </w:rPr>
              <w:t xml:space="preserve">Conventional Hydroelectric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76" w:lineRule="auto"/>
              <w:rPr/>
            </w:pPr>
            <w:r w:rsidDel="00000000" w:rsidR="00000000" w:rsidRPr="00000000">
              <w:rPr>
                <w:rtl w:val="0"/>
              </w:rPr>
              <w:t xml:space="preserve">Consumo de energía hidroeléctrica convencional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76" w:lineRule="auto"/>
              <w:rPr/>
            </w:pPr>
            <w:r w:rsidDel="00000000" w:rsidR="00000000" w:rsidRPr="00000000">
              <w:rPr>
                <w:b w:val="1"/>
                <w:rtl w:val="0"/>
              </w:rPr>
              <w:t xml:space="preserve">Biodiesel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76" w:lineRule="auto"/>
              <w:rPr/>
            </w:pPr>
            <w:r w:rsidDel="00000000" w:rsidR="00000000" w:rsidRPr="00000000">
              <w:rPr>
                <w:rtl w:val="0"/>
              </w:rPr>
              <w:t xml:space="preserve">Consumo de biodiésel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76" w:lineRule="auto"/>
              <w:rPr/>
            </w:pPr>
            <w:r w:rsidDel="00000000" w:rsidR="00000000" w:rsidRPr="00000000">
              <w:rPr>
                <w:rtl w:val="0"/>
              </w:rPr>
              <w:t xml:space="preserve">Numérico continuo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76" w:lineRule="auto"/>
              <w:rPr/>
            </w:pPr>
            <w:r w:rsidDel="00000000" w:rsidR="00000000" w:rsidRPr="00000000">
              <w:rPr>
                <w:b w:val="1"/>
                <w:rtl w:val="0"/>
              </w:rPr>
              <w:t xml:space="preserve">Total Renewable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76" w:lineRule="auto"/>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76" w:lineRule="auto"/>
              <w:rPr/>
            </w:pPr>
            <w:r w:rsidDel="00000000" w:rsidR="00000000" w:rsidRPr="00000000">
              <w:rPr>
                <w:rtl w:val="0"/>
              </w:rPr>
              <w:t xml:space="preserve">Consumo total de energías renovables (BTU)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76" w:lineRule="auto"/>
              <w:rPr/>
            </w:pPr>
            <w:r w:rsidDel="00000000" w:rsidR="00000000" w:rsidRPr="00000000">
              <w:rPr>
                <w:rtl w:val="0"/>
              </w:rPr>
              <w:t xml:space="preserve">3.065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76" w:lineRule="auto"/>
              <w:rPr/>
            </w:pPr>
            <w:r w:rsidDel="00000000" w:rsidR="00000000" w:rsidRPr="00000000">
              <w:rPr>
                <w:rtl w:val="0"/>
              </w:rPr>
              <w:t xml:space="preserve">Numérico continuo</w:t>
            </w:r>
          </w:p>
        </w:tc>
      </w:tr>
    </w:tbl>
    <w:p w:rsidR="00000000" w:rsidDel="00000000" w:rsidP="00000000" w:rsidRDefault="00000000" w:rsidRPr="00000000" w14:paraId="0000012A">
      <w:pPr>
        <w:spacing w:after="240" w:before="240" w:line="276" w:lineRule="auto"/>
        <w:rPr>
          <w:b w:val="1"/>
        </w:rPr>
      </w:pPr>
      <w:r w:rsidDel="00000000" w:rsidR="00000000" w:rsidRPr="00000000">
        <w:rPr>
          <w:b w:val="1"/>
          <w:rtl w:val="0"/>
        </w:rPr>
        <w:t xml:space="preserve">Variables del Conjunto de Datos</w:t>
      </w:r>
    </w:p>
    <w:p w:rsidR="00000000" w:rsidDel="00000000" w:rsidP="00000000" w:rsidRDefault="00000000" w:rsidRPr="00000000" w14:paraId="0000012B">
      <w:pPr>
        <w:spacing w:after="240" w:before="240" w:line="276" w:lineRule="auto"/>
        <w:rPr>
          <w:b w:val="1"/>
        </w:rPr>
      </w:pPr>
      <w:r w:rsidDel="00000000" w:rsidR="00000000" w:rsidRPr="00000000">
        <w:rPr>
          <w:rtl w:val="0"/>
        </w:rPr>
      </w:r>
    </w:p>
    <w:p w:rsidR="00000000" w:rsidDel="00000000" w:rsidP="00000000" w:rsidRDefault="00000000" w:rsidRPr="00000000" w14:paraId="0000012C">
      <w:pPr>
        <w:spacing w:after="240" w:before="240" w:line="276" w:lineRule="auto"/>
        <w:rPr>
          <w:b w:val="1"/>
        </w:rPr>
      </w:pPr>
      <w:r w:rsidDel="00000000" w:rsidR="00000000" w:rsidRPr="00000000">
        <w:rPr>
          <w:b w:val="1"/>
          <w:rtl w:val="0"/>
        </w:rPr>
        <w:t xml:space="preserve">Observaciones sobre el Dataset</w:t>
      </w:r>
    </w:p>
    <w:p w:rsidR="00000000" w:rsidDel="00000000" w:rsidP="00000000" w:rsidRDefault="00000000" w:rsidRPr="00000000" w14:paraId="0000012D">
      <w:pPr>
        <w:spacing w:after="0" w:before="240" w:line="276" w:lineRule="auto"/>
        <w:ind w:left="720" w:hanging="360"/>
        <w:rPr/>
      </w:pPr>
      <w:r w:rsidDel="00000000" w:rsidR="00000000" w:rsidRPr="00000000">
        <w:rPr>
          <w:b w:val="1"/>
          <w:rtl w:val="0"/>
        </w:rPr>
        <w:t xml:space="preserve">Cantidad de variables:</w:t>
      </w:r>
      <w:r w:rsidDel="00000000" w:rsidR="00000000" w:rsidRPr="00000000">
        <w:rPr>
          <w:rtl w:val="0"/>
        </w:rPr>
        <w:t xml:space="preserve"> 17</w:t>
      </w:r>
    </w:p>
    <w:p w:rsidR="00000000" w:rsidDel="00000000" w:rsidP="00000000" w:rsidRDefault="00000000" w:rsidRPr="00000000" w14:paraId="0000012E">
      <w:pPr>
        <w:spacing w:after="0" w:before="240" w:line="276" w:lineRule="auto"/>
        <w:ind w:left="720" w:hanging="360"/>
        <w:rPr/>
      </w:pPr>
      <w:r w:rsidDel="00000000" w:rsidR="00000000" w:rsidRPr="00000000">
        <w:rPr>
          <w:b w:val="1"/>
          <w:rtl w:val="0"/>
        </w:rPr>
        <w:t xml:space="preserve">Tipo de análisis:</w:t>
      </w:r>
      <w:r w:rsidDel="00000000" w:rsidR="00000000" w:rsidRPr="00000000">
        <w:rPr>
          <w:rtl w:val="0"/>
        </w:rPr>
        <w:t xml:space="preserve"> Supervisado (modelo de regresión o clasificación, dependiendo de cómo definamos la variable objetivo).</w:t>
      </w:r>
    </w:p>
    <w:p w:rsidR="00000000" w:rsidDel="00000000" w:rsidP="00000000" w:rsidRDefault="00000000" w:rsidRPr="00000000" w14:paraId="0000012F">
      <w:pPr>
        <w:spacing w:after="0" w:before="240" w:line="276" w:lineRule="auto"/>
        <w:ind w:left="720" w:hanging="360"/>
        <w:rPr/>
      </w:pPr>
      <w:r w:rsidDel="00000000" w:rsidR="00000000" w:rsidRPr="00000000">
        <w:rPr>
          <w:b w:val="1"/>
          <w:rtl w:val="0"/>
        </w:rPr>
        <w:t xml:space="preserve">Variable objetivo (target):</w:t>
      </w:r>
      <w:r w:rsidDel="00000000" w:rsidR="00000000" w:rsidRPr="00000000">
        <w:rPr>
          <w:rtl w:val="0"/>
        </w:rPr>
        <w:t xml:space="preserve"> consumo de energía renovable (</w:t>
      </w:r>
      <w:r w:rsidDel="00000000" w:rsidR="00000000" w:rsidRPr="00000000">
        <w:rPr>
          <w:i w:val="1"/>
          <w:rtl w:val="0"/>
        </w:rPr>
        <w:t xml:space="preserve">Renewable Energy Consumption</w:t>
      </w:r>
      <w:r w:rsidDel="00000000" w:rsidR="00000000" w:rsidRPr="00000000">
        <w:rPr>
          <w:rtl w:val="0"/>
        </w:rPr>
        <w:t xml:space="preserve">).</w:t>
      </w:r>
    </w:p>
    <w:p w:rsidR="00000000" w:rsidDel="00000000" w:rsidP="00000000" w:rsidRDefault="00000000" w:rsidRPr="00000000" w14:paraId="00000130">
      <w:pPr>
        <w:numPr>
          <w:ilvl w:val="0"/>
          <w:numId w:val="3"/>
        </w:numPr>
        <w:spacing w:after="240" w:before="240" w:line="276" w:lineRule="auto"/>
        <w:ind w:left="720" w:hanging="360"/>
      </w:pPr>
      <w:r w:rsidDel="00000000" w:rsidR="00000000" w:rsidRPr="00000000">
        <w:rPr>
          <w:rtl w:val="0"/>
        </w:rPr>
        <w:t xml:space="preserve">Puede trabajarse en forma de </w:t>
      </w:r>
      <w:r w:rsidDel="00000000" w:rsidR="00000000" w:rsidRPr="00000000">
        <w:rPr>
          <w:b w:val="1"/>
          <w:rtl w:val="0"/>
        </w:rPr>
        <w:t xml:space="preserve">valor continuo</w:t>
      </w:r>
      <w:r w:rsidDel="00000000" w:rsidR="00000000" w:rsidRPr="00000000">
        <w:rPr>
          <w:rtl w:val="0"/>
        </w:rPr>
        <w:t xml:space="preserve"> (regresión) o transformarse en categorías (ej. bajo, medio, alto consumo) si se busca clasificación.</w:t>
      </w:r>
    </w:p>
    <w:p w:rsidR="00000000" w:rsidDel="00000000" w:rsidP="00000000" w:rsidRDefault="00000000" w:rsidRPr="00000000" w14:paraId="00000131">
      <w:pPr>
        <w:spacing w:after="0" w:before="240" w:line="276" w:lineRule="auto"/>
        <w:ind w:left="720" w:firstLine="0"/>
        <w:rPr/>
      </w:pPr>
      <w:r w:rsidDel="00000000" w:rsidR="00000000" w:rsidRPr="00000000">
        <w:rPr>
          <w:rtl w:val="0"/>
        </w:rPr>
      </w:r>
    </w:p>
    <w:p w:rsidR="00000000" w:rsidDel="00000000" w:rsidP="00000000" w:rsidRDefault="00000000" w:rsidRPr="00000000" w14:paraId="00000132">
      <w:pPr>
        <w:spacing w:after="240" w:before="240" w:line="276" w:lineRule="auto"/>
        <w:rPr>
          <w:b w:val="1"/>
        </w:rPr>
      </w:pPr>
      <w:r w:rsidDel="00000000" w:rsidR="00000000" w:rsidRPr="00000000">
        <w:rPr>
          <w:b w:val="1"/>
          <w:rtl w:val="0"/>
        </w:rPr>
        <w:t xml:space="preserve">Consideraciones técnicas</w:t>
      </w:r>
    </w:p>
    <w:p w:rsidR="00000000" w:rsidDel="00000000" w:rsidP="00000000" w:rsidRDefault="00000000" w:rsidRPr="00000000" w14:paraId="00000133">
      <w:pPr>
        <w:numPr>
          <w:ilvl w:val="0"/>
          <w:numId w:val="33"/>
        </w:numPr>
        <w:spacing w:after="0" w:before="240" w:line="276" w:lineRule="auto"/>
        <w:ind w:left="720" w:hanging="360"/>
        <w:rPr/>
      </w:pPr>
      <w:r w:rsidDel="00000000" w:rsidR="00000000" w:rsidRPr="00000000">
        <w:rPr>
          <w:rtl w:val="0"/>
        </w:rPr>
        <w:t xml:space="preserve">El dataset puede contener valores nulos o inconsistencias que deben ser tratados (por ejemplo, edad fuera de rango, categorías mal escritas).</w:t>
      </w:r>
    </w:p>
    <w:p w:rsidR="00000000" w:rsidDel="00000000" w:rsidP="00000000" w:rsidRDefault="00000000" w:rsidRPr="00000000" w14:paraId="00000134">
      <w:pPr>
        <w:numPr>
          <w:ilvl w:val="0"/>
          <w:numId w:val="33"/>
        </w:numPr>
        <w:spacing w:after="0" w:before="0" w:line="276" w:lineRule="auto"/>
        <w:ind w:left="720" w:hanging="360"/>
        <w:rPr/>
      </w:pPr>
      <w:r w:rsidDel="00000000" w:rsidR="00000000" w:rsidRPr="00000000">
        <w:rPr>
          <w:rtl w:val="0"/>
        </w:rPr>
        <w:t xml:space="preserve">Algunas variables serán codificadas (one-hot encoding o label encoding).</w:t>
      </w:r>
    </w:p>
    <w:p w:rsidR="00000000" w:rsidDel="00000000" w:rsidP="00000000" w:rsidRDefault="00000000" w:rsidRPr="00000000" w14:paraId="00000135">
      <w:pPr>
        <w:numPr>
          <w:ilvl w:val="0"/>
          <w:numId w:val="33"/>
        </w:numPr>
        <w:spacing w:after="0" w:before="0" w:line="276" w:lineRule="auto"/>
        <w:ind w:left="720" w:hanging="360"/>
        <w:rPr/>
      </w:pPr>
      <w:r w:rsidDel="00000000" w:rsidR="00000000" w:rsidRPr="00000000">
        <w:rPr>
          <w:rtl w:val="0"/>
        </w:rPr>
        <w:t xml:space="preserve">Se requiere imputación de datos faltantes especialmente en variables sensibles como población diferencial.</w:t>
      </w:r>
    </w:p>
    <w:p w:rsidR="00000000" w:rsidDel="00000000" w:rsidP="00000000" w:rsidRDefault="00000000" w:rsidRPr="00000000" w14:paraId="00000136">
      <w:pPr>
        <w:numPr>
          <w:ilvl w:val="0"/>
          <w:numId w:val="33"/>
        </w:numPr>
        <w:spacing w:after="240" w:before="0" w:line="276" w:lineRule="auto"/>
        <w:ind w:left="720" w:hanging="360"/>
        <w:rPr/>
      </w:pPr>
      <w:r w:rsidDel="00000000" w:rsidR="00000000" w:rsidRPr="00000000">
        <w:rPr>
          <w:rtl w:val="0"/>
        </w:rPr>
        <w:t xml:space="preserve">Algunas variables pueden ser transformadas o combinadas para enriquecer el modelo (feature engineering).</w:t>
      </w:r>
    </w:p>
    <w:p w:rsidR="00000000" w:rsidDel="00000000" w:rsidP="00000000" w:rsidRDefault="00000000" w:rsidRPr="00000000" w14:paraId="00000137">
      <w:pPr>
        <w:spacing w:after="240" w:before="240" w:line="276" w:lineRule="auto"/>
        <w:jc w:val="both"/>
        <w:rPr/>
      </w:pPr>
      <w:r w:rsidDel="00000000" w:rsidR="00000000" w:rsidRPr="00000000">
        <w:rPr>
          <w:rtl w:val="0"/>
        </w:rPr>
        <w:br w:type="textWrapping"/>
      </w:r>
      <w:r w:rsidDel="00000000" w:rsidR="00000000" w:rsidRPr="00000000">
        <w:rPr>
          <w:b w:val="1"/>
          <w:rtl w:val="0"/>
        </w:rPr>
        <w:t xml:space="preserve">Problemas detectados (datos faltantes, errores, duplicados)</w:t>
        <w:br w:type="textWrapping"/>
      </w:r>
      <w:r w:rsidDel="00000000" w:rsidR="00000000" w:rsidRPr="00000000">
        <w:rPr>
          <w:rtl w:val="0"/>
        </w:rPr>
        <w:t xml:space="preserve">Durante la etapa de exploración inicial del conjunto de datos, se identificaron diversos problemas de calidad que deben ser corregidos o tratados antes del modelado. Estos problemas impactan directamente la precisión, interpretabilidad y confiabilidad del modelo predictivo. </w:t>
      </w:r>
    </w:p>
    <w:p w:rsidR="00000000" w:rsidDel="00000000" w:rsidP="00000000" w:rsidRDefault="00000000" w:rsidRPr="00000000" w14:paraId="00000138">
      <w:pPr>
        <w:pStyle w:val="Heading3"/>
        <w:spacing w:after="80" w:before="280" w:line="276" w:lineRule="auto"/>
        <w:ind w:left="720" w:firstLine="0"/>
        <w:rPr>
          <w:rFonts w:ascii="Calibri" w:cs="Calibri" w:eastAsia="Calibri" w:hAnsi="Calibri"/>
          <w:b w:val="0"/>
          <w:sz w:val="22"/>
          <w:szCs w:val="22"/>
        </w:rPr>
      </w:pPr>
      <w:bookmarkStart w:colFirst="0" w:colLast="0" w:name="_heading=h.lj9o3ma7yvqr" w:id="27"/>
      <w:bookmarkEnd w:id="27"/>
      <w:r w:rsidDel="00000000" w:rsidR="00000000" w:rsidRPr="00000000">
        <w:rPr>
          <w:rFonts w:ascii="Calibri" w:cs="Calibri" w:eastAsia="Calibri" w:hAnsi="Calibri"/>
          <w:b w:val="0"/>
          <w:sz w:val="22"/>
          <w:szCs w:val="22"/>
          <w:rtl w:val="0"/>
        </w:rPr>
        <w:t xml:space="preserve"> 1. Datos faltantes (valores nulos o incompletos)</w:t>
      </w:r>
    </w:p>
    <w:p w:rsidR="00000000" w:rsidDel="00000000" w:rsidP="00000000" w:rsidRDefault="00000000" w:rsidRPr="00000000" w14:paraId="00000139">
      <w:pPr>
        <w:numPr>
          <w:ilvl w:val="0"/>
          <w:numId w:val="37"/>
        </w:numPr>
        <w:spacing w:after="0" w:before="240" w:line="276" w:lineRule="auto"/>
        <w:ind w:left="720" w:hanging="360"/>
        <w:rPr/>
      </w:pPr>
      <w:r w:rsidDel="00000000" w:rsidR="00000000" w:rsidRPr="00000000">
        <w:rPr>
          <w:rtl w:val="0"/>
        </w:rPr>
        <w:t xml:space="preserve">Variables afectadas: algunos años o estados pueden tener registros incompletos.</w:t>
      </w:r>
    </w:p>
    <w:p w:rsidR="00000000" w:rsidDel="00000000" w:rsidP="00000000" w:rsidRDefault="00000000" w:rsidRPr="00000000" w14:paraId="0000013A">
      <w:pPr>
        <w:numPr>
          <w:ilvl w:val="0"/>
          <w:numId w:val="37"/>
        </w:numPr>
        <w:spacing w:after="0" w:before="240" w:line="276" w:lineRule="auto"/>
        <w:ind w:left="720" w:hanging="360"/>
        <w:rPr/>
      </w:pPr>
      <w:r w:rsidDel="00000000" w:rsidR="00000000" w:rsidRPr="00000000">
        <w:rPr>
          <w:rtl w:val="0"/>
        </w:rPr>
        <w:t xml:space="preserve">Riesgo: pérdida de información y dificultad para modelar tendencias.</w:t>
      </w:r>
    </w:p>
    <w:p w:rsidR="00000000" w:rsidDel="00000000" w:rsidP="00000000" w:rsidRDefault="00000000" w:rsidRPr="00000000" w14:paraId="0000013B">
      <w:pPr>
        <w:numPr>
          <w:ilvl w:val="0"/>
          <w:numId w:val="37"/>
        </w:numPr>
        <w:spacing w:after="0" w:before="240" w:line="276" w:lineRule="auto"/>
        <w:ind w:left="720" w:hanging="360"/>
        <w:rPr/>
      </w:pPr>
      <w:r w:rsidDel="00000000" w:rsidR="00000000" w:rsidRPr="00000000">
        <w:rPr>
          <w:rtl w:val="0"/>
        </w:rPr>
        <w:t xml:space="preserve">Soluciones propuestas: imputación basada en interpolación temporal o medias por estado/año; en casos extremos, eliminar registros incompletos.</w:t>
      </w:r>
    </w:p>
    <w:p w:rsidR="00000000" w:rsidDel="00000000" w:rsidP="00000000" w:rsidRDefault="00000000" w:rsidRPr="00000000" w14:paraId="0000013C">
      <w:pPr>
        <w:spacing w:after="0" w:before="240" w:line="276" w:lineRule="auto"/>
        <w:ind w:left="0" w:firstLine="0"/>
        <w:rPr/>
      </w:pPr>
      <w:r w:rsidDel="00000000" w:rsidR="00000000" w:rsidRPr="00000000">
        <w:rPr>
          <w:rtl w:val="0"/>
        </w:rPr>
      </w:r>
    </w:p>
    <w:p w:rsidR="00000000" w:rsidDel="00000000" w:rsidP="00000000" w:rsidRDefault="00000000" w:rsidRPr="00000000" w14:paraId="0000013D">
      <w:pPr>
        <w:pStyle w:val="Heading3"/>
        <w:spacing w:after="80" w:before="280" w:line="276" w:lineRule="auto"/>
        <w:ind w:left="0" w:firstLine="0"/>
        <w:rPr>
          <w:rFonts w:ascii="Calibri" w:cs="Calibri" w:eastAsia="Calibri" w:hAnsi="Calibri"/>
          <w:b w:val="0"/>
          <w:sz w:val="22"/>
          <w:szCs w:val="22"/>
        </w:rPr>
      </w:pPr>
      <w:bookmarkStart w:colFirst="0" w:colLast="0" w:name="_heading=h.t4cuwzsj2s7y" w:id="28"/>
      <w:bookmarkEnd w:id="28"/>
      <w:r w:rsidDel="00000000" w:rsidR="00000000" w:rsidRPr="00000000">
        <w:rPr>
          <w:rFonts w:ascii="Calibri" w:cs="Calibri" w:eastAsia="Calibri" w:hAnsi="Calibri"/>
          <w:b w:val="0"/>
          <w:sz w:val="22"/>
          <w:szCs w:val="22"/>
          <w:rtl w:val="0"/>
        </w:rPr>
        <w:t xml:space="preserve"> 2. Registros duplicados</w:t>
      </w:r>
    </w:p>
    <w:p w:rsidR="00000000" w:rsidDel="00000000" w:rsidP="00000000" w:rsidRDefault="00000000" w:rsidRPr="00000000" w14:paraId="0000013E">
      <w:pPr>
        <w:numPr>
          <w:ilvl w:val="0"/>
          <w:numId w:val="27"/>
        </w:numPr>
        <w:spacing w:after="0" w:afterAutospacing="0" w:before="240" w:line="276" w:lineRule="auto"/>
        <w:ind w:left="720" w:hanging="360"/>
        <w:rPr>
          <w:rFonts w:ascii="Arial" w:cs="Arial" w:eastAsia="Arial" w:hAnsi="Arial"/>
        </w:rPr>
      </w:pPr>
      <w:r w:rsidDel="00000000" w:rsidR="00000000" w:rsidRPr="00000000">
        <w:rPr>
          <w:rtl w:val="0"/>
        </w:rPr>
        <w:t xml:space="preserve">Posible origen: repeticiones en la combinación de estado-año.</w:t>
      </w:r>
    </w:p>
    <w:p w:rsidR="00000000" w:rsidDel="00000000" w:rsidP="00000000" w:rsidRDefault="00000000" w:rsidRPr="00000000" w14:paraId="0000013F">
      <w:pPr>
        <w:numPr>
          <w:ilvl w:val="0"/>
          <w:numId w:val="2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Riesgo: inflar el consumo en análisis agregados.</w:t>
      </w:r>
    </w:p>
    <w:p w:rsidR="00000000" w:rsidDel="00000000" w:rsidP="00000000" w:rsidRDefault="00000000" w:rsidRPr="00000000" w14:paraId="00000140">
      <w:pPr>
        <w:numPr>
          <w:ilvl w:val="0"/>
          <w:numId w:val="27"/>
        </w:numPr>
        <w:spacing w:after="240" w:before="0" w:beforeAutospacing="0" w:line="276" w:lineRule="auto"/>
        <w:ind w:left="720" w:hanging="360"/>
        <w:rPr>
          <w:rFonts w:ascii="Arial" w:cs="Arial" w:eastAsia="Arial" w:hAnsi="Arial"/>
        </w:rPr>
      </w:pPr>
      <w:r w:rsidDel="00000000" w:rsidR="00000000" w:rsidRPr="00000000">
        <w:rPr>
          <w:rtl w:val="0"/>
        </w:rPr>
        <w:t xml:space="preserve">Soluciones propuestas: verificar duplicados por claves compuestas (estado + año) y eliminarlos si son exactos.</w:t>
      </w:r>
      <w:r w:rsidDel="00000000" w:rsidR="00000000" w:rsidRPr="00000000">
        <w:rPr>
          <w:rtl w:val="0"/>
        </w:rPr>
        <w:br w:type="textWrapping"/>
      </w:r>
    </w:p>
    <w:p w:rsidR="00000000" w:rsidDel="00000000" w:rsidP="00000000" w:rsidRDefault="00000000" w:rsidRPr="00000000" w14:paraId="00000141">
      <w:pPr>
        <w:pStyle w:val="Heading3"/>
        <w:spacing w:after="80" w:before="280" w:line="276" w:lineRule="auto"/>
        <w:ind w:left="0" w:firstLine="0"/>
        <w:rPr>
          <w:rFonts w:ascii="Calibri" w:cs="Calibri" w:eastAsia="Calibri" w:hAnsi="Calibri"/>
          <w:b w:val="0"/>
          <w:sz w:val="22"/>
          <w:szCs w:val="22"/>
        </w:rPr>
      </w:pPr>
      <w:bookmarkStart w:colFirst="0" w:colLast="0" w:name="_heading=h.4zuamzsa8ch3" w:id="29"/>
      <w:bookmarkEnd w:id="29"/>
      <w:r w:rsidDel="00000000" w:rsidR="00000000" w:rsidRPr="00000000">
        <w:rPr>
          <w:rFonts w:ascii="Calibri" w:cs="Calibri" w:eastAsia="Calibri" w:hAnsi="Calibri"/>
          <w:b w:val="0"/>
          <w:sz w:val="22"/>
          <w:szCs w:val="22"/>
          <w:rtl w:val="0"/>
        </w:rPr>
        <w:t xml:space="preserve"> 3. Errores de codificación o inconsistencia en categorías</w:t>
      </w:r>
    </w:p>
    <w:p w:rsidR="00000000" w:rsidDel="00000000" w:rsidP="00000000" w:rsidRDefault="00000000" w:rsidRPr="00000000" w14:paraId="00000142">
      <w:pPr>
        <w:numPr>
          <w:ilvl w:val="0"/>
          <w:numId w:val="30"/>
        </w:numPr>
        <w:spacing w:after="0" w:before="240" w:line="276" w:lineRule="auto"/>
        <w:ind w:left="720" w:hanging="360"/>
        <w:rPr/>
      </w:pPr>
      <w:r w:rsidDel="00000000" w:rsidR="00000000" w:rsidRPr="00000000">
        <w:rPr>
          <w:rtl w:val="0"/>
        </w:rPr>
        <w:t xml:space="preserve">Problema: variaciones en nombres de estados o etiquetas (ejemplo: “U.S.” vs “US”, “Alaska ” con espacios extras).</w:t>
      </w:r>
    </w:p>
    <w:p w:rsidR="00000000" w:rsidDel="00000000" w:rsidP="00000000" w:rsidRDefault="00000000" w:rsidRPr="00000000" w14:paraId="00000143">
      <w:pPr>
        <w:numPr>
          <w:ilvl w:val="0"/>
          <w:numId w:val="30"/>
        </w:numPr>
        <w:spacing w:after="0" w:before="240" w:line="276" w:lineRule="auto"/>
        <w:ind w:left="720" w:hanging="360"/>
        <w:rPr/>
      </w:pPr>
      <w:r w:rsidDel="00000000" w:rsidR="00000000" w:rsidRPr="00000000">
        <w:rPr>
          <w:rtl w:val="0"/>
        </w:rPr>
        <w:t xml:space="preserve">Soluciones propuestas: limpieza y normalización de texto (strip, lower).</w:t>
      </w:r>
    </w:p>
    <w:p w:rsidR="00000000" w:rsidDel="00000000" w:rsidP="00000000" w:rsidRDefault="00000000" w:rsidRPr="00000000" w14:paraId="00000144">
      <w:pPr>
        <w:spacing w:after="0" w:before="240" w:line="276" w:lineRule="auto"/>
        <w:ind w:left="720" w:firstLine="0"/>
        <w:rPr/>
      </w:pPr>
      <w:r w:rsidDel="00000000" w:rsidR="00000000" w:rsidRPr="00000000">
        <w:rPr>
          <w:rtl w:val="0"/>
        </w:rPr>
      </w:r>
    </w:p>
    <w:p w:rsidR="00000000" w:rsidDel="00000000" w:rsidP="00000000" w:rsidRDefault="00000000" w:rsidRPr="00000000" w14:paraId="00000145">
      <w:pPr>
        <w:pStyle w:val="Heading3"/>
        <w:spacing w:after="80" w:before="280" w:line="276" w:lineRule="auto"/>
        <w:ind w:left="0" w:firstLine="0"/>
        <w:rPr>
          <w:rFonts w:ascii="Calibri" w:cs="Calibri" w:eastAsia="Calibri" w:hAnsi="Calibri"/>
          <w:b w:val="0"/>
          <w:sz w:val="22"/>
          <w:szCs w:val="22"/>
        </w:rPr>
      </w:pPr>
      <w:bookmarkStart w:colFirst="0" w:colLast="0" w:name="_heading=h.z8v1c7vfh0qm" w:id="30"/>
      <w:bookmarkEnd w:id="30"/>
      <w:r w:rsidDel="00000000" w:rsidR="00000000" w:rsidRPr="00000000">
        <w:rPr>
          <w:rFonts w:ascii="Calibri" w:cs="Calibri" w:eastAsia="Calibri" w:hAnsi="Calibri"/>
          <w:b w:val="0"/>
          <w:sz w:val="22"/>
          <w:szCs w:val="22"/>
          <w:rtl w:val="0"/>
        </w:rPr>
        <w:t xml:space="preserve"> 4. Valores fuera de rango</w:t>
      </w:r>
    </w:p>
    <w:p w:rsidR="00000000" w:rsidDel="00000000" w:rsidP="00000000" w:rsidRDefault="00000000" w:rsidRPr="00000000" w14:paraId="00000146">
      <w:pPr>
        <w:numPr>
          <w:ilvl w:val="0"/>
          <w:numId w:val="39"/>
        </w:numPr>
        <w:spacing w:after="0" w:before="240" w:line="276" w:lineRule="auto"/>
        <w:ind w:left="720" w:hanging="360"/>
        <w:rPr/>
      </w:pPr>
      <w:r w:rsidDel="00000000" w:rsidR="00000000" w:rsidRPr="00000000">
        <w:rPr>
          <w:rtl w:val="0"/>
        </w:rPr>
        <w:t xml:space="preserve">Variable afectada: consumo renovable o total.</w:t>
      </w:r>
    </w:p>
    <w:p w:rsidR="00000000" w:rsidDel="00000000" w:rsidP="00000000" w:rsidRDefault="00000000" w:rsidRPr="00000000" w14:paraId="00000147">
      <w:pPr>
        <w:numPr>
          <w:ilvl w:val="0"/>
          <w:numId w:val="39"/>
        </w:numPr>
        <w:spacing w:after="0" w:before="240" w:line="276" w:lineRule="auto"/>
        <w:ind w:left="720" w:hanging="360"/>
        <w:rPr/>
      </w:pPr>
      <w:r w:rsidDel="00000000" w:rsidR="00000000" w:rsidRPr="00000000">
        <w:rPr>
          <w:rtl w:val="0"/>
        </w:rPr>
        <w:t xml:space="preserve">Problema: valores anómalos por errores de registro (ej. consumo negativo o extremadamente alto).</w:t>
      </w:r>
    </w:p>
    <w:p w:rsidR="00000000" w:rsidDel="00000000" w:rsidP="00000000" w:rsidRDefault="00000000" w:rsidRPr="00000000" w14:paraId="00000148">
      <w:pPr>
        <w:numPr>
          <w:ilvl w:val="0"/>
          <w:numId w:val="39"/>
        </w:numPr>
        <w:spacing w:after="0" w:before="240" w:line="276" w:lineRule="auto"/>
        <w:ind w:left="720" w:hanging="360"/>
      </w:pPr>
      <w:r w:rsidDel="00000000" w:rsidR="00000000" w:rsidRPr="00000000">
        <w:rPr>
          <w:rtl w:val="0"/>
        </w:rPr>
        <w:t xml:space="preserve">Soluciones propuestas: análisis de outliers y reemplazo por imputación o ajuste según distribuciones históricas.</w:t>
      </w:r>
      <w:r w:rsidDel="00000000" w:rsidR="00000000" w:rsidRPr="00000000">
        <w:rPr>
          <w:rtl w:val="0"/>
        </w:rPr>
        <w:br w:type="textWrapping"/>
      </w:r>
    </w:p>
    <w:p w:rsidR="00000000" w:rsidDel="00000000" w:rsidP="00000000" w:rsidRDefault="00000000" w:rsidRPr="00000000" w14:paraId="00000149">
      <w:pPr>
        <w:pStyle w:val="Heading3"/>
        <w:spacing w:after="80" w:before="280" w:line="276" w:lineRule="auto"/>
        <w:ind w:left="0" w:firstLine="0"/>
        <w:rPr>
          <w:rFonts w:ascii="Calibri" w:cs="Calibri" w:eastAsia="Calibri" w:hAnsi="Calibri"/>
          <w:b w:val="0"/>
          <w:sz w:val="22"/>
          <w:szCs w:val="22"/>
        </w:rPr>
      </w:pPr>
      <w:bookmarkStart w:colFirst="0" w:colLast="0" w:name="_heading=h.a8borkoywhqt" w:id="31"/>
      <w:bookmarkEnd w:id="31"/>
      <w:r w:rsidDel="00000000" w:rsidR="00000000" w:rsidRPr="00000000">
        <w:rPr>
          <w:rFonts w:ascii="Calibri" w:cs="Calibri" w:eastAsia="Calibri" w:hAnsi="Calibri"/>
          <w:b w:val="0"/>
          <w:sz w:val="22"/>
          <w:szCs w:val="22"/>
          <w:rtl w:val="0"/>
        </w:rPr>
        <w:t xml:space="preserve">5. Datos categóricos mal codificados o poco informativos</w:t>
      </w:r>
    </w:p>
    <w:p w:rsidR="00000000" w:rsidDel="00000000" w:rsidP="00000000" w:rsidRDefault="00000000" w:rsidRPr="00000000" w14:paraId="0000014A">
      <w:pPr>
        <w:numPr>
          <w:ilvl w:val="0"/>
          <w:numId w:val="38"/>
        </w:numPr>
        <w:spacing w:after="0" w:before="240" w:line="276" w:lineRule="auto"/>
        <w:ind w:left="720" w:hanging="360"/>
        <w:rPr/>
      </w:pPr>
      <w:r w:rsidDel="00000000" w:rsidR="00000000" w:rsidRPr="00000000">
        <w:rPr>
          <w:rtl w:val="0"/>
        </w:rPr>
        <w:t xml:space="preserve">Variables categóricas: estado, tipo de energía.</w:t>
      </w:r>
    </w:p>
    <w:p w:rsidR="00000000" w:rsidDel="00000000" w:rsidP="00000000" w:rsidRDefault="00000000" w:rsidRPr="00000000" w14:paraId="0000014B">
      <w:pPr>
        <w:numPr>
          <w:ilvl w:val="0"/>
          <w:numId w:val="38"/>
        </w:numPr>
        <w:spacing w:after="0" w:before="240" w:line="276" w:lineRule="auto"/>
        <w:ind w:left="720" w:hanging="360"/>
        <w:rPr/>
      </w:pPr>
      <w:r w:rsidDel="00000000" w:rsidR="00000000" w:rsidRPr="00000000">
        <w:rPr>
          <w:rtl w:val="0"/>
        </w:rPr>
        <w:t xml:space="preserve">Problema: necesitan ser transformadas a variables numéricas (one-hot encoding o embeddings) para modelado.</w:t>
      </w:r>
    </w:p>
    <w:p w:rsidR="00000000" w:rsidDel="00000000" w:rsidP="00000000" w:rsidRDefault="00000000" w:rsidRPr="00000000" w14:paraId="0000014C">
      <w:pPr>
        <w:numPr>
          <w:ilvl w:val="0"/>
          <w:numId w:val="38"/>
        </w:numPr>
        <w:spacing w:after="0" w:before="240" w:line="276" w:lineRule="auto"/>
        <w:ind w:left="720" w:hanging="360"/>
        <w:rPr/>
      </w:pPr>
      <w:r w:rsidDel="00000000" w:rsidR="00000000" w:rsidRPr="00000000">
        <w:rPr>
          <w:rtl w:val="0"/>
        </w:rPr>
        <w:t xml:space="preserve">Soluciones propuestas: codificación categórica; reducir categorías muy poco representadas.</w:t>
      </w:r>
    </w:p>
    <w:p w:rsidR="00000000" w:rsidDel="00000000" w:rsidP="00000000" w:rsidRDefault="00000000" w:rsidRPr="00000000" w14:paraId="0000014D">
      <w:pPr>
        <w:pStyle w:val="Heading4"/>
        <w:keepNext w:val="0"/>
        <w:keepLines w:val="0"/>
        <w:rPr>
          <w:b w:val="0"/>
          <w:color w:val="000000"/>
          <w:sz w:val="22"/>
          <w:szCs w:val="22"/>
        </w:rPr>
      </w:pPr>
      <w:bookmarkStart w:colFirst="0" w:colLast="0" w:name="_heading=h.y96o579t6v52" w:id="32"/>
      <w:bookmarkEnd w:id="32"/>
      <w:r w:rsidDel="00000000" w:rsidR="00000000" w:rsidRPr="00000000">
        <w:rPr>
          <w:color w:val="000000"/>
          <w:sz w:val="22"/>
          <w:szCs w:val="22"/>
          <w:rtl w:val="0"/>
        </w:rPr>
        <w:t xml:space="preserve">2.3. Preparación de los Datos</w:t>
      </w:r>
      <w:r w:rsidDel="00000000" w:rsidR="00000000" w:rsidRPr="00000000">
        <w:rPr>
          <w:rtl w:val="0"/>
        </w:rPr>
      </w:r>
    </w:p>
    <w:p w:rsidR="00000000" w:rsidDel="00000000" w:rsidP="00000000" w:rsidRDefault="00000000" w:rsidRPr="00000000" w14:paraId="0000014E">
      <w:pPr>
        <w:spacing w:after="240" w:before="240" w:lineRule="auto"/>
        <w:jc w:val="both"/>
        <w:rPr/>
      </w:pPr>
      <w:r w:rsidDel="00000000" w:rsidR="00000000" w:rsidRPr="00000000">
        <w:rPr>
          <w:b w:val="1"/>
          <w:rtl w:val="0"/>
        </w:rPr>
        <w:t xml:space="preserve">Problemas Iniciales de la Base de Datos y Proceso de Limpieza</w:t>
        <w:br w:type="textWrapping"/>
      </w:r>
      <w:r w:rsidDel="00000000" w:rsidR="00000000" w:rsidRPr="00000000">
        <w:rPr>
          <w:rtl w:val="0"/>
        </w:rPr>
        <w:t xml:space="preserve"> La base de datos inicial presentaba varios desafíos que requirieron limpieza y estandarización para garantizar la calidad del análisis. Los problemas principales incluyeron:</w:t>
      </w:r>
    </w:p>
    <w:p w:rsidR="00000000" w:rsidDel="00000000" w:rsidP="00000000" w:rsidRDefault="00000000" w:rsidRPr="00000000" w14:paraId="0000014F">
      <w:pPr>
        <w:numPr>
          <w:ilvl w:val="0"/>
          <w:numId w:val="15"/>
        </w:numPr>
        <w:spacing w:after="0" w:afterAutospacing="0" w:before="240" w:lineRule="auto"/>
        <w:ind w:left="720" w:hanging="360"/>
      </w:pPr>
      <w:r w:rsidDel="00000000" w:rsidR="00000000" w:rsidRPr="00000000">
        <w:rPr>
          <w:b w:val="1"/>
          <w:rtl w:val="0"/>
        </w:rPr>
        <w:t xml:space="preserve">Valores Faltantes</w:t>
      </w:r>
      <w:r w:rsidDel="00000000" w:rsidR="00000000" w:rsidRPr="00000000">
        <w:rPr>
          <w:rtl w:val="0"/>
        </w:rPr>
        <w:t xml:space="preserve">: En algunos meses y sectores se identificaron registros incompletos en las variables de consumo energético, lo que generaba discontinuidades en las series históricas.</w:t>
        <w:br w:type="textWrapping"/>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b w:val="1"/>
          <w:rtl w:val="0"/>
        </w:rPr>
        <w:t xml:space="preserve">Inconsistencia en Formatos de Texto</w:t>
      </w:r>
      <w:r w:rsidDel="00000000" w:rsidR="00000000" w:rsidRPr="00000000">
        <w:rPr>
          <w:rtl w:val="0"/>
        </w:rPr>
        <w:t xml:space="preserve">: La columna </w:t>
      </w:r>
      <w:r w:rsidDel="00000000" w:rsidR="00000000" w:rsidRPr="00000000">
        <w:rPr>
          <w:i w:val="1"/>
          <w:rtl w:val="0"/>
        </w:rPr>
        <w:t xml:space="preserve">Sector</w:t>
      </w:r>
      <w:r w:rsidDel="00000000" w:rsidR="00000000" w:rsidRPr="00000000">
        <w:rPr>
          <w:rtl w:val="0"/>
        </w:rPr>
        <w:t xml:space="preserve"> presentó variaciones de escritura (ejemplo: “Commerical” en lugar de “Commercial”), lo que exigió normalización para evitar duplicidad de categorías.</w:t>
        <w:br w:type="textWrapping"/>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b w:val="1"/>
          <w:rtl w:val="0"/>
        </w:rPr>
        <w:t xml:space="preserve">Outliers y valores fuera de rango</w:t>
      </w:r>
      <w:r w:rsidDel="00000000" w:rsidR="00000000" w:rsidRPr="00000000">
        <w:rPr>
          <w:rtl w:val="0"/>
        </w:rPr>
        <w:t xml:space="preserve">: En ciertas fuentes energéticas como biomasa y eólica se observaron valores anómalos, negativos o extremadamente elevados, que no correspondían con la tendencia histórica.</w:t>
        <w:br w:type="textWrapping"/>
      </w:r>
    </w:p>
    <w:p w:rsidR="00000000" w:rsidDel="00000000" w:rsidP="00000000" w:rsidRDefault="00000000" w:rsidRPr="00000000" w14:paraId="00000152">
      <w:pPr>
        <w:numPr>
          <w:ilvl w:val="0"/>
          <w:numId w:val="15"/>
        </w:numPr>
        <w:spacing w:after="0" w:afterAutospacing="0" w:before="0" w:beforeAutospacing="0" w:lineRule="auto"/>
        <w:ind w:left="720" w:hanging="360"/>
      </w:pPr>
      <w:r w:rsidDel="00000000" w:rsidR="00000000" w:rsidRPr="00000000">
        <w:rPr>
          <w:b w:val="1"/>
          <w:rtl w:val="0"/>
        </w:rPr>
        <w:t xml:space="preserve">Escala heterogénea de variables</w:t>
      </w:r>
      <w:r w:rsidDel="00000000" w:rsidR="00000000" w:rsidRPr="00000000">
        <w:rPr>
          <w:rtl w:val="0"/>
        </w:rPr>
        <w:t xml:space="preserve">: Las diferentes fuentes de energía (solar, eólica, hidroeléctrica, biomasa, etc.) estaban expresadas en BTU con magnitudes muy dispares, lo que dificultaba la comparación directa entre ellas.</w:t>
        <w:br w:type="textWrapping"/>
      </w:r>
    </w:p>
    <w:p w:rsidR="00000000" w:rsidDel="00000000" w:rsidP="00000000" w:rsidRDefault="00000000" w:rsidRPr="00000000" w14:paraId="00000153">
      <w:pPr>
        <w:numPr>
          <w:ilvl w:val="0"/>
          <w:numId w:val="15"/>
        </w:numPr>
        <w:spacing w:after="240" w:before="0" w:beforeAutospacing="0" w:lineRule="auto"/>
        <w:ind w:left="720" w:hanging="360"/>
      </w:pPr>
      <w:r w:rsidDel="00000000" w:rsidR="00000000" w:rsidRPr="00000000">
        <w:rPr>
          <w:b w:val="1"/>
          <w:rtl w:val="0"/>
        </w:rPr>
        <w:t xml:space="preserve">Datos categóricos sin codificar</w:t>
      </w:r>
      <w:r w:rsidDel="00000000" w:rsidR="00000000" w:rsidRPr="00000000">
        <w:rPr>
          <w:rtl w:val="0"/>
        </w:rPr>
        <w:t xml:space="preserve">: La variable </w:t>
      </w:r>
      <w:r w:rsidDel="00000000" w:rsidR="00000000" w:rsidRPr="00000000">
        <w:rPr>
          <w:i w:val="1"/>
          <w:rtl w:val="0"/>
        </w:rPr>
        <w:t xml:space="preserve">Sector</w:t>
      </w:r>
      <w:r w:rsidDel="00000000" w:rsidR="00000000" w:rsidRPr="00000000">
        <w:rPr>
          <w:rtl w:val="0"/>
        </w:rPr>
        <w:t xml:space="preserve">, de tipo categórico, debía ser transformada en variables numéricas mediante técnicas de codificación para poder ser usada en el modelado.</w:t>
        <w:br w:type="textWrapping"/>
      </w:r>
    </w:p>
    <w:p w:rsidR="00000000" w:rsidDel="00000000" w:rsidP="00000000" w:rsidRDefault="00000000" w:rsidRPr="00000000" w14:paraId="00000154">
      <w:pPr>
        <w:spacing w:after="240" w:before="240" w:lineRule="auto"/>
        <w:jc w:val="both"/>
        <w:rPr>
          <w:b w:val="1"/>
        </w:rPr>
      </w:pPr>
      <w:r w:rsidDel="00000000" w:rsidR="00000000" w:rsidRPr="00000000">
        <w:rPr>
          <w:b w:val="1"/>
          <w:rtl w:val="0"/>
        </w:rPr>
        <w:t xml:space="preserve">Para abordar estos problemas, se llevaron a cabo los siguientes pasos de limpieza y preparación:</w:t>
      </w:r>
    </w:p>
    <w:p w:rsidR="00000000" w:rsidDel="00000000" w:rsidP="00000000" w:rsidRDefault="00000000" w:rsidRPr="00000000" w14:paraId="00000155">
      <w:pPr>
        <w:numPr>
          <w:ilvl w:val="0"/>
          <w:numId w:val="21"/>
        </w:numPr>
        <w:spacing w:after="0" w:afterAutospacing="0" w:before="240" w:lineRule="auto"/>
        <w:ind w:left="720" w:hanging="360"/>
      </w:pPr>
      <w:r w:rsidDel="00000000" w:rsidR="00000000" w:rsidRPr="00000000">
        <w:rPr>
          <w:b w:val="1"/>
          <w:rtl w:val="0"/>
        </w:rPr>
        <w:t xml:space="preserve">Instalación de Librerías</w:t>
      </w:r>
      <w:r w:rsidDel="00000000" w:rsidR="00000000" w:rsidRPr="00000000">
        <w:rPr>
          <w:rtl w:val="0"/>
        </w:rPr>
        <w:t xml:space="preserve">: Se utilizaron librerías como </w:t>
      </w:r>
      <w:r w:rsidDel="00000000" w:rsidR="00000000" w:rsidRPr="00000000">
        <w:rPr>
          <w:i w:val="1"/>
          <w:rtl w:val="0"/>
        </w:rPr>
        <w:t xml:space="preserve">pandas</w:t>
      </w:r>
      <w:r w:rsidDel="00000000" w:rsidR="00000000" w:rsidRPr="00000000">
        <w:rPr>
          <w:rtl w:val="0"/>
        </w:rPr>
        <w:t xml:space="preserve">, </w:t>
      </w:r>
      <w:r w:rsidDel="00000000" w:rsidR="00000000" w:rsidRPr="00000000">
        <w:rPr>
          <w:i w:val="1"/>
          <w:rtl w:val="0"/>
        </w:rPr>
        <w:t xml:space="preserve">numpy</w:t>
      </w:r>
      <w:r w:rsidDel="00000000" w:rsidR="00000000" w:rsidRPr="00000000">
        <w:rPr>
          <w:rtl w:val="0"/>
        </w:rPr>
        <w:t xml:space="preserve">, </w:t>
      </w:r>
      <w:r w:rsidDel="00000000" w:rsidR="00000000" w:rsidRPr="00000000">
        <w:rPr>
          <w:i w:val="1"/>
          <w:rtl w:val="0"/>
        </w:rPr>
        <w:t xml:space="preserve">scikit-learn</w:t>
      </w:r>
      <w:r w:rsidDel="00000000" w:rsidR="00000000" w:rsidRPr="00000000">
        <w:rPr>
          <w:rtl w:val="0"/>
        </w:rPr>
        <w:t xml:space="preserve">, </w:t>
      </w:r>
      <w:r w:rsidDel="00000000" w:rsidR="00000000" w:rsidRPr="00000000">
        <w:rPr>
          <w:i w:val="1"/>
          <w:rtl w:val="0"/>
        </w:rPr>
        <w:t xml:space="preserve">matplotlib</w:t>
      </w:r>
      <w:r w:rsidDel="00000000" w:rsidR="00000000" w:rsidRPr="00000000">
        <w:rPr>
          <w:rtl w:val="0"/>
        </w:rPr>
        <w:t xml:space="preserve"> y </w:t>
      </w:r>
      <w:r w:rsidDel="00000000" w:rsidR="00000000" w:rsidRPr="00000000">
        <w:rPr>
          <w:i w:val="1"/>
          <w:rtl w:val="0"/>
        </w:rPr>
        <w:t xml:space="preserve">seaborn</w:t>
      </w:r>
      <w:r w:rsidDel="00000000" w:rsidR="00000000" w:rsidRPr="00000000">
        <w:rPr>
          <w:rtl w:val="0"/>
        </w:rPr>
        <w:t xml:space="preserve"> para el análisis y la limpieza de los datos.</w:t>
        <w:br w:type="textWrapping"/>
      </w:r>
    </w:p>
    <w:p w:rsidR="00000000" w:rsidDel="00000000" w:rsidP="00000000" w:rsidRDefault="00000000" w:rsidRPr="00000000" w14:paraId="00000156">
      <w:pPr>
        <w:numPr>
          <w:ilvl w:val="0"/>
          <w:numId w:val="21"/>
        </w:numPr>
        <w:spacing w:after="0" w:afterAutospacing="0" w:before="0" w:beforeAutospacing="0" w:lineRule="auto"/>
        <w:ind w:left="720" w:hanging="360"/>
      </w:pPr>
      <w:r w:rsidDel="00000000" w:rsidR="00000000" w:rsidRPr="00000000">
        <w:rPr>
          <w:b w:val="1"/>
          <w:rtl w:val="0"/>
        </w:rPr>
        <w:t xml:space="preserve">Carga Inicial de Datos</w:t>
      </w:r>
      <w:r w:rsidDel="00000000" w:rsidR="00000000" w:rsidRPr="00000000">
        <w:rPr>
          <w:rtl w:val="0"/>
        </w:rPr>
        <w:t xml:space="preserve">: Los registros se importaron en formato CSV, especificando el delimitador (;) y verificando posibles problemas de codificación.</w:t>
        <w:br w:type="textWrapping"/>
      </w:r>
    </w:p>
    <w:p w:rsidR="00000000" w:rsidDel="00000000" w:rsidP="00000000" w:rsidRDefault="00000000" w:rsidRPr="00000000" w14:paraId="00000157">
      <w:pPr>
        <w:numPr>
          <w:ilvl w:val="0"/>
          <w:numId w:val="21"/>
        </w:numPr>
        <w:spacing w:after="0" w:afterAutospacing="0" w:before="0" w:beforeAutospacing="0" w:lineRule="auto"/>
        <w:ind w:left="720" w:hanging="360"/>
      </w:pPr>
      <w:r w:rsidDel="00000000" w:rsidR="00000000" w:rsidRPr="00000000">
        <w:rPr>
          <w:b w:val="1"/>
          <w:rtl w:val="0"/>
        </w:rPr>
        <w:t xml:space="preserve">Limpieza y estandarización de texto</w:t>
      </w:r>
      <w:r w:rsidDel="00000000" w:rsidR="00000000" w:rsidRPr="00000000">
        <w:rPr>
          <w:rtl w:val="0"/>
        </w:rPr>
        <w:t xml:space="preserve">: Se corrigieron errores tipográficos y se homogenizaron los nombres de los sectores para evitar duplicidades.</w:t>
        <w:br w:type="textWrapping"/>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b w:val="1"/>
          <w:rtl w:val="0"/>
        </w:rPr>
        <w:t xml:space="preserve">Manejo de Valores Faltantes</w:t>
      </w:r>
      <w:r w:rsidDel="00000000" w:rsidR="00000000" w:rsidRPr="00000000">
        <w:rPr>
          <w:rtl w:val="0"/>
        </w:rPr>
        <w:t xml:space="preserve">: Se aplicó interpolación temporal y, en algunos casos, imputación con la media histórica de la fuente energética para completar los registros vacíos.</w:t>
        <w:br w:type="textWrapping"/>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b w:val="1"/>
          <w:rtl w:val="0"/>
        </w:rPr>
        <w:t xml:space="preserve">Conversión y escalado de variables</w:t>
      </w:r>
      <w:r w:rsidDel="00000000" w:rsidR="00000000" w:rsidRPr="00000000">
        <w:rPr>
          <w:rtl w:val="0"/>
        </w:rPr>
        <w:t xml:space="preserve">: Los consumos de energía fueron normalizados para facilitar la comparación entre fuentes y mejorar el desempeño del modelo.</w:t>
        <w:br w:type="textWrapping"/>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b w:val="1"/>
          <w:rtl w:val="0"/>
        </w:rPr>
        <w:t xml:space="preserve">Codificación de variables categóricas</w:t>
      </w:r>
      <w:r w:rsidDel="00000000" w:rsidR="00000000" w:rsidRPr="00000000">
        <w:rPr>
          <w:rtl w:val="0"/>
        </w:rPr>
        <w:t xml:space="preserve">: La columna </w:t>
      </w:r>
      <w:r w:rsidDel="00000000" w:rsidR="00000000" w:rsidRPr="00000000">
        <w:rPr>
          <w:i w:val="1"/>
          <w:rtl w:val="0"/>
        </w:rPr>
        <w:t xml:space="preserve">Sector</w:t>
      </w:r>
      <w:r w:rsidDel="00000000" w:rsidR="00000000" w:rsidRPr="00000000">
        <w:rPr>
          <w:rtl w:val="0"/>
        </w:rPr>
        <w:t xml:space="preserve"> se transformó mediante One-Hot Encoding, generando nuevas variables binarias que representan cada sector económico.</w:t>
        <w:br w:type="textWrapping"/>
      </w:r>
    </w:p>
    <w:p w:rsidR="00000000" w:rsidDel="00000000" w:rsidP="00000000" w:rsidRDefault="00000000" w:rsidRPr="00000000" w14:paraId="0000015B">
      <w:pPr>
        <w:numPr>
          <w:ilvl w:val="0"/>
          <w:numId w:val="21"/>
        </w:numPr>
        <w:spacing w:after="0" w:afterAutospacing="0" w:before="0" w:beforeAutospacing="0" w:lineRule="auto"/>
        <w:ind w:left="720" w:hanging="360"/>
      </w:pPr>
      <w:r w:rsidDel="00000000" w:rsidR="00000000" w:rsidRPr="00000000">
        <w:rPr>
          <w:b w:val="1"/>
          <w:rtl w:val="0"/>
        </w:rPr>
        <w:t xml:space="preserve">Creación de nuevas variables (Feature Engineering)</w:t>
      </w:r>
      <w:r w:rsidDel="00000000" w:rsidR="00000000" w:rsidRPr="00000000">
        <w:rPr>
          <w:rtl w:val="0"/>
        </w:rPr>
        <w:t xml:space="preserve">: Se construyeron indicadores como el consumo anual agregado por fuente y la participación porcentual de cada energía en el total, con el fin de enriquecer el análisis.</w:t>
        <w:br w:type="textWrapping"/>
      </w:r>
    </w:p>
    <w:p w:rsidR="00000000" w:rsidDel="00000000" w:rsidP="00000000" w:rsidRDefault="00000000" w:rsidRPr="00000000" w14:paraId="0000015C">
      <w:pPr>
        <w:numPr>
          <w:ilvl w:val="0"/>
          <w:numId w:val="21"/>
        </w:numPr>
        <w:spacing w:after="240" w:before="0" w:beforeAutospacing="0" w:lineRule="auto"/>
        <w:ind w:left="720" w:hanging="360"/>
      </w:pPr>
      <w:r w:rsidDel="00000000" w:rsidR="00000000" w:rsidRPr="00000000">
        <w:rPr>
          <w:b w:val="1"/>
          <w:rtl w:val="0"/>
        </w:rPr>
        <w:t xml:space="preserve">Guardado de Datos Limpios</w:t>
      </w:r>
      <w:r w:rsidDel="00000000" w:rsidR="00000000" w:rsidRPr="00000000">
        <w:rPr>
          <w:rtl w:val="0"/>
        </w:rPr>
        <w:t xml:space="preserve">: El dataset resultante, depurado y estandarizado, fue almacenado en un nuevo archivo para su uso en la fase de modelado.</w:t>
        <w:br w:type="textWrapping"/>
      </w:r>
    </w:p>
    <w:p w:rsidR="00000000" w:rsidDel="00000000" w:rsidP="00000000" w:rsidRDefault="00000000" w:rsidRPr="00000000" w14:paraId="0000015D">
      <w:pPr>
        <w:spacing w:after="240" w:before="240" w:lineRule="auto"/>
        <w:jc w:val="both"/>
        <w:rPr>
          <w:b w:val="1"/>
        </w:rPr>
      </w:pPr>
      <w:r w:rsidDel="00000000" w:rsidR="00000000" w:rsidRPr="00000000">
        <w:rPr>
          <w:b w:val="1"/>
          <w:rtl w:val="0"/>
        </w:rPr>
        <w:t xml:space="preserve">Hallazgos Clave del Análisis</w:t>
      </w:r>
    </w:p>
    <w:p w:rsidR="00000000" w:rsidDel="00000000" w:rsidP="00000000" w:rsidRDefault="00000000" w:rsidRPr="00000000" w14:paraId="0000015E">
      <w:pPr>
        <w:numPr>
          <w:ilvl w:val="0"/>
          <w:numId w:val="11"/>
        </w:numPr>
        <w:spacing w:after="0" w:afterAutospacing="0" w:before="240" w:lineRule="auto"/>
        <w:ind w:left="720" w:hanging="360"/>
      </w:pPr>
      <w:r w:rsidDel="00000000" w:rsidR="00000000" w:rsidRPr="00000000">
        <w:rPr>
          <w:b w:val="1"/>
          <w:rtl w:val="0"/>
        </w:rPr>
        <w:t xml:space="preserve">Tendencia Temporal</w:t>
      </w:r>
      <w:r w:rsidDel="00000000" w:rsidR="00000000" w:rsidRPr="00000000">
        <w:rPr>
          <w:rtl w:val="0"/>
        </w:rPr>
        <w:t xml:space="preserve">: Se identificó un crecimiento constante en el consumo de energías renovables desde 1973, con un acelerado incremento en la energía solar y eólica a partir del año 2000.</w:t>
        <w:br w:type="textWrapping"/>
      </w:r>
    </w:p>
    <w:p w:rsidR="00000000" w:rsidDel="00000000" w:rsidP="00000000" w:rsidRDefault="00000000" w:rsidRPr="00000000" w14:paraId="0000015F">
      <w:pPr>
        <w:numPr>
          <w:ilvl w:val="0"/>
          <w:numId w:val="11"/>
        </w:numPr>
        <w:spacing w:after="0" w:afterAutospacing="0" w:before="0" w:beforeAutospacing="0" w:lineRule="auto"/>
        <w:ind w:left="720" w:hanging="360"/>
      </w:pPr>
      <w:r w:rsidDel="00000000" w:rsidR="00000000" w:rsidRPr="00000000">
        <w:rPr>
          <w:b w:val="1"/>
          <w:rtl w:val="0"/>
        </w:rPr>
        <w:t xml:space="preserve">Distribución Sectorial</w:t>
      </w:r>
      <w:r w:rsidDel="00000000" w:rsidR="00000000" w:rsidRPr="00000000">
        <w:rPr>
          <w:rtl w:val="0"/>
        </w:rPr>
        <w:t xml:space="preserve">: El sector </w:t>
      </w:r>
      <w:r w:rsidDel="00000000" w:rsidR="00000000" w:rsidRPr="00000000">
        <w:rPr>
          <w:i w:val="1"/>
          <w:rtl w:val="0"/>
        </w:rPr>
        <w:t xml:space="preserve">Electric Power</w:t>
      </w:r>
      <w:r w:rsidDel="00000000" w:rsidR="00000000" w:rsidRPr="00000000">
        <w:rPr>
          <w:rtl w:val="0"/>
        </w:rPr>
        <w:t xml:space="preserve"> concentra la mayor proporción de consumo renovable, seguido por </w:t>
      </w:r>
      <w:r w:rsidDel="00000000" w:rsidR="00000000" w:rsidRPr="00000000">
        <w:rPr>
          <w:i w:val="1"/>
          <w:rtl w:val="0"/>
        </w:rPr>
        <w:t xml:space="preserve">Industrial</w:t>
      </w:r>
      <w:r w:rsidDel="00000000" w:rsidR="00000000" w:rsidRPr="00000000">
        <w:rPr>
          <w:rtl w:val="0"/>
        </w:rPr>
        <w:t xml:space="preserve"> y </w:t>
      </w:r>
      <w:r w:rsidDel="00000000" w:rsidR="00000000" w:rsidRPr="00000000">
        <w:rPr>
          <w:i w:val="1"/>
          <w:rtl w:val="0"/>
        </w:rPr>
        <w:t xml:space="preserve">Residential</w:t>
      </w:r>
      <w:r w:rsidDel="00000000" w:rsidR="00000000" w:rsidRPr="00000000">
        <w:rPr>
          <w:rtl w:val="0"/>
        </w:rPr>
        <w:t xml:space="preserve">.</w:t>
        <w:br w:type="textWrapping"/>
      </w:r>
    </w:p>
    <w:p w:rsidR="00000000" w:rsidDel="00000000" w:rsidP="00000000" w:rsidRDefault="00000000" w:rsidRPr="00000000" w14:paraId="00000160">
      <w:pPr>
        <w:numPr>
          <w:ilvl w:val="0"/>
          <w:numId w:val="11"/>
        </w:numPr>
        <w:spacing w:after="0" w:afterAutospacing="0" w:before="0" w:beforeAutospacing="0" w:lineRule="auto"/>
        <w:ind w:left="720" w:hanging="360"/>
      </w:pPr>
      <w:r w:rsidDel="00000000" w:rsidR="00000000" w:rsidRPr="00000000">
        <w:rPr>
          <w:b w:val="1"/>
          <w:rtl w:val="0"/>
        </w:rPr>
        <w:t xml:space="preserve">Variabilidad Interanual</w:t>
      </w:r>
      <w:r w:rsidDel="00000000" w:rsidR="00000000" w:rsidRPr="00000000">
        <w:rPr>
          <w:rtl w:val="0"/>
        </w:rPr>
        <w:t xml:space="preserve">: La energía hidroeléctrica mostró fluctuaciones significativas asociadas a condiciones climáticas, mientras que solar y eólica reflejaron un crecimiento sostenido y estable.</w:t>
        <w:br w:type="textWrapping"/>
      </w:r>
    </w:p>
    <w:p w:rsidR="00000000" w:rsidDel="00000000" w:rsidP="00000000" w:rsidRDefault="00000000" w:rsidRPr="00000000" w14:paraId="00000161">
      <w:pPr>
        <w:numPr>
          <w:ilvl w:val="0"/>
          <w:numId w:val="11"/>
        </w:numPr>
        <w:spacing w:after="0" w:afterAutospacing="0" w:before="0" w:beforeAutospacing="0" w:lineRule="auto"/>
        <w:ind w:left="720" w:hanging="360"/>
      </w:pPr>
      <w:r w:rsidDel="00000000" w:rsidR="00000000" w:rsidRPr="00000000">
        <w:rPr>
          <w:b w:val="1"/>
          <w:rtl w:val="0"/>
        </w:rPr>
        <w:t xml:space="preserve">Evolución Tecnológica</w:t>
      </w:r>
      <w:r w:rsidDel="00000000" w:rsidR="00000000" w:rsidRPr="00000000">
        <w:rPr>
          <w:rtl w:val="0"/>
        </w:rPr>
        <w:t xml:space="preserve">: La energía solar pasó de ser marginal en las décadas de 1970 y 1980 a convertirse en una de las principales fuentes renovables en la actualidad.</w:t>
        <w:br w:type="textWrapping"/>
      </w:r>
    </w:p>
    <w:p w:rsidR="00000000" w:rsidDel="00000000" w:rsidP="00000000" w:rsidRDefault="00000000" w:rsidRPr="00000000" w14:paraId="00000162">
      <w:pPr>
        <w:numPr>
          <w:ilvl w:val="0"/>
          <w:numId w:val="11"/>
        </w:numPr>
        <w:spacing w:after="240" w:before="0" w:beforeAutospacing="0" w:lineRule="auto"/>
        <w:ind w:left="720" w:hanging="360"/>
      </w:pPr>
      <w:r w:rsidDel="00000000" w:rsidR="00000000" w:rsidRPr="00000000">
        <w:rPr>
          <w:b w:val="1"/>
          <w:rtl w:val="0"/>
        </w:rPr>
        <w:t xml:space="preserve">Importancia de Variables</w:t>
      </w:r>
      <w:r w:rsidDel="00000000" w:rsidR="00000000" w:rsidRPr="00000000">
        <w:rPr>
          <w:rtl w:val="0"/>
        </w:rPr>
        <w:t xml:space="preserve">: El análisis con </w:t>
      </w:r>
      <w:r w:rsidDel="00000000" w:rsidR="00000000" w:rsidRPr="00000000">
        <w:rPr>
          <w:i w:val="1"/>
          <w:rtl w:val="0"/>
        </w:rPr>
        <w:t xml:space="preserve">RidgeCV</w:t>
      </w:r>
      <w:r w:rsidDel="00000000" w:rsidR="00000000" w:rsidRPr="00000000">
        <w:rPr>
          <w:rtl w:val="0"/>
        </w:rPr>
        <w:t xml:space="preserve"> destacó como más influyentes las variables </w:t>
      </w:r>
      <w:r w:rsidDel="00000000" w:rsidR="00000000" w:rsidRPr="00000000">
        <w:rPr>
          <w:b w:val="1"/>
          <w:rtl w:val="0"/>
        </w:rPr>
        <w:t xml:space="preserve">Year</w:t>
      </w:r>
      <w:r w:rsidDel="00000000" w:rsidR="00000000" w:rsidRPr="00000000">
        <w:rPr>
          <w:rtl w:val="0"/>
        </w:rPr>
        <w:t xml:space="preserve">, </w:t>
      </w:r>
      <w:r w:rsidDel="00000000" w:rsidR="00000000" w:rsidRPr="00000000">
        <w:rPr>
          <w:b w:val="1"/>
          <w:rtl w:val="0"/>
        </w:rPr>
        <w:t xml:space="preserve">Sector</w:t>
      </w:r>
      <w:r w:rsidDel="00000000" w:rsidR="00000000" w:rsidRPr="00000000">
        <w:rPr>
          <w:rtl w:val="0"/>
        </w:rPr>
        <w:t xml:space="preserve">, </w:t>
      </w:r>
      <w:r w:rsidDel="00000000" w:rsidR="00000000" w:rsidRPr="00000000">
        <w:rPr>
          <w:b w:val="1"/>
          <w:rtl w:val="0"/>
        </w:rPr>
        <w:t xml:space="preserve">Geothermal Energy</w:t>
      </w:r>
      <w:r w:rsidDel="00000000" w:rsidR="00000000" w:rsidRPr="00000000">
        <w:rPr>
          <w:rtl w:val="0"/>
        </w:rPr>
        <w:t xml:space="preserve"> y </w:t>
      </w:r>
      <w:r w:rsidDel="00000000" w:rsidR="00000000" w:rsidRPr="00000000">
        <w:rPr>
          <w:b w:val="1"/>
          <w:rtl w:val="0"/>
        </w:rPr>
        <w:t xml:space="preserve">Solar Energy</w:t>
      </w:r>
      <w:r w:rsidDel="00000000" w:rsidR="00000000" w:rsidRPr="00000000">
        <w:rPr>
          <w:rtl w:val="0"/>
        </w:rPr>
        <w:t xml:space="preserve"> en la predicción del consumo total renovable.</w:t>
        <w:br w:type="textWrapping"/>
      </w:r>
    </w:p>
    <w:p w:rsidR="00000000" w:rsidDel="00000000" w:rsidP="00000000" w:rsidRDefault="00000000" w:rsidRPr="00000000" w14:paraId="00000163">
      <w:pPr>
        <w:spacing w:after="240" w:before="240" w:lineRule="auto"/>
        <w:jc w:val="both"/>
        <w:rPr/>
      </w:pPr>
      <w:r w:rsidDel="00000000" w:rsidR="00000000" w:rsidRPr="00000000">
        <w:rPr>
          <w:b w:val="1"/>
          <w:rtl w:val="0"/>
        </w:rPr>
        <w:t xml:space="preserve">Conclusiones y Próximos Pasos</w:t>
        <w:br w:type="textWrapping"/>
      </w:r>
      <w:r w:rsidDel="00000000" w:rsidR="00000000" w:rsidRPr="00000000">
        <w:rPr>
          <w:rtl w:val="0"/>
        </w:rPr>
        <w:t xml:space="preserve"> El análisis exploratorio permitió comprender la evolución del consumo de energías renovables en Estados Unidos, resaltando la importancia de sectores clave y fuentes energéticas emergentes. Los próximos pasos incluyen:</w:t>
      </w:r>
    </w:p>
    <w:p w:rsidR="00000000" w:rsidDel="00000000" w:rsidP="00000000" w:rsidRDefault="00000000" w:rsidRPr="00000000" w14:paraId="00000164">
      <w:pPr>
        <w:numPr>
          <w:ilvl w:val="0"/>
          <w:numId w:val="43"/>
        </w:numPr>
        <w:spacing w:after="0" w:afterAutospacing="0" w:before="240" w:lineRule="auto"/>
        <w:ind w:left="720" w:hanging="360"/>
      </w:pPr>
      <w:r w:rsidDel="00000000" w:rsidR="00000000" w:rsidRPr="00000000">
        <w:rPr>
          <w:b w:val="1"/>
          <w:rtl w:val="0"/>
        </w:rPr>
        <w:t xml:space="preserve">Análisis de Interacciones</w:t>
      </w:r>
      <w:r w:rsidDel="00000000" w:rsidR="00000000" w:rsidRPr="00000000">
        <w:rPr>
          <w:rtl w:val="0"/>
        </w:rPr>
        <w:t xml:space="preserve">: Explorar cómo la combinación de diferentes fuentes de energía impacta en el consumo total.</w:t>
        <w:br w:type="textWrapping"/>
      </w:r>
    </w:p>
    <w:p w:rsidR="00000000" w:rsidDel="00000000" w:rsidP="00000000" w:rsidRDefault="00000000" w:rsidRPr="00000000" w14:paraId="00000165">
      <w:pPr>
        <w:numPr>
          <w:ilvl w:val="0"/>
          <w:numId w:val="43"/>
        </w:numPr>
        <w:spacing w:after="0" w:afterAutospacing="0" w:before="0" w:beforeAutospacing="0" w:lineRule="auto"/>
        <w:ind w:left="720" w:hanging="360"/>
      </w:pPr>
      <w:r w:rsidDel="00000000" w:rsidR="00000000" w:rsidRPr="00000000">
        <w:rPr>
          <w:b w:val="1"/>
          <w:rtl w:val="0"/>
        </w:rPr>
        <w:t xml:space="preserve">Modelado Predictivo</w:t>
      </w:r>
      <w:r w:rsidDel="00000000" w:rsidR="00000000" w:rsidRPr="00000000">
        <w:rPr>
          <w:rtl w:val="0"/>
        </w:rPr>
        <w:t xml:space="preserve">: Desarrollar modelos de regresión supervisada (Regresión Lineal, Random Forest, XGBoost) para anticipar el consumo futuro.</w:t>
        <w:br w:type="textWrapping"/>
      </w:r>
    </w:p>
    <w:p w:rsidR="00000000" w:rsidDel="00000000" w:rsidP="00000000" w:rsidRDefault="00000000" w:rsidRPr="00000000" w14:paraId="00000166">
      <w:pPr>
        <w:numPr>
          <w:ilvl w:val="0"/>
          <w:numId w:val="43"/>
        </w:numPr>
        <w:spacing w:after="0" w:afterAutospacing="0" w:before="0" w:beforeAutospacing="0" w:lineRule="auto"/>
        <w:ind w:left="720" w:hanging="360"/>
      </w:pPr>
      <w:r w:rsidDel="00000000" w:rsidR="00000000" w:rsidRPr="00000000">
        <w:rPr>
          <w:b w:val="1"/>
          <w:rtl w:val="0"/>
        </w:rPr>
        <w:t xml:space="preserve">Análisis Sectorial Detallado</w:t>
      </w:r>
      <w:r w:rsidDel="00000000" w:rsidR="00000000" w:rsidRPr="00000000">
        <w:rPr>
          <w:rtl w:val="0"/>
        </w:rPr>
        <w:t xml:space="preserve">: Examinar con mayor profundidad la participación de cada sector en la transición energética.</w:t>
        <w:br w:type="textWrapping"/>
      </w:r>
    </w:p>
    <w:p w:rsidR="00000000" w:rsidDel="00000000" w:rsidP="00000000" w:rsidRDefault="00000000" w:rsidRPr="00000000" w14:paraId="00000167">
      <w:pPr>
        <w:numPr>
          <w:ilvl w:val="0"/>
          <w:numId w:val="43"/>
        </w:numPr>
        <w:spacing w:after="240" w:before="0" w:beforeAutospacing="0" w:lineRule="auto"/>
        <w:ind w:left="720" w:hanging="360"/>
      </w:pPr>
      <w:r w:rsidDel="00000000" w:rsidR="00000000" w:rsidRPr="00000000">
        <w:rPr>
          <w:b w:val="1"/>
          <w:rtl w:val="0"/>
        </w:rPr>
        <w:t xml:space="preserve">Análisis Longitudinal</w:t>
      </w:r>
      <w:r w:rsidDel="00000000" w:rsidR="00000000" w:rsidRPr="00000000">
        <w:rPr>
          <w:rtl w:val="0"/>
        </w:rPr>
        <w:t xml:space="preserve">: Identificar patrones a largo plazo y proyectar tendencias de consumo hasta décadas futuras, fortaleciendo la planificación energética.</w:t>
        <w:br w:type="textWrapping"/>
      </w:r>
    </w:p>
    <w:p w:rsidR="00000000" w:rsidDel="00000000" w:rsidP="00000000" w:rsidRDefault="00000000" w:rsidRPr="00000000" w14:paraId="00000168">
      <w:pPr>
        <w:spacing w:after="240" w:before="240" w:lineRule="auto"/>
        <w:jc w:val="both"/>
        <w:rPr/>
      </w:pPr>
      <w:r w:rsidDel="00000000" w:rsidR="00000000" w:rsidRPr="00000000">
        <w:rPr>
          <w:rtl w:val="0"/>
        </w:rPr>
        <w:t xml:space="preserve">Este proceso de preparación sentó las bases para un modelado confiable y orientado a la predicción, garantizando consistencia y pertinencia en el análisis de energías renovables.</w:t>
      </w:r>
    </w:p>
    <w:p w:rsidR="00000000" w:rsidDel="00000000" w:rsidP="00000000" w:rsidRDefault="00000000" w:rsidRPr="00000000" w14:paraId="00000169">
      <w:pPr>
        <w:spacing w:after="240" w:before="240" w:lineRule="auto"/>
        <w:jc w:val="both"/>
        <w:rPr/>
      </w:pPr>
      <w:r w:rsidDel="00000000" w:rsidR="00000000" w:rsidRPr="00000000">
        <w:rPr>
          <w:rtl w:val="0"/>
        </w:rPr>
      </w:r>
    </w:p>
    <w:p w:rsidR="00000000" w:rsidDel="00000000" w:rsidP="00000000" w:rsidRDefault="00000000" w:rsidRPr="00000000" w14:paraId="0000016A">
      <w:pPr>
        <w:spacing w:after="240" w:before="240" w:lineRule="auto"/>
        <w:jc w:val="both"/>
        <w:rPr/>
      </w:pPr>
      <w:r w:rsidDel="00000000" w:rsidR="00000000" w:rsidRPr="00000000">
        <w:rPr>
          <w:rtl w:val="0"/>
        </w:rPr>
      </w:r>
    </w:p>
    <w:p w:rsidR="00000000" w:rsidDel="00000000" w:rsidP="00000000" w:rsidRDefault="00000000" w:rsidRPr="00000000" w14:paraId="0000016B">
      <w:pPr>
        <w:spacing w:after="240" w:before="240" w:lineRule="auto"/>
        <w:jc w:val="both"/>
        <w:rPr/>
      </w:pPr>
      <w:r w:rsidDel="00000000" w:rsidR="00000000" w:rsidRPr="00000000">
        <w:rPr>
          <w:rtl w:val="0"/>
        </w:rPr>
      </w:r>
    </w:p>
    <w:p w:rsidR="00000000" w:rsidDel="00000000" w:rsidP="00000000" w:rsidRDefault="00000000" w:rsidRPr="00000000" w14:paraId="0000016C">
      <w:pPr>
        <w:spacing w:after="240" w:before="240" w:lineRule="auto"/>
        <w:jc w:val="both"/>
        <w:rPr/>
      </w:pPr>
      <w:r w:rsidDel="00000000" w:rsidR="00000000" w:rsidRPr="00000000">
        <w:rPr>
          <w:rtl w:val="0"/>
        </w:rPr>
      </w:r>
    </w:p>
    <w:p w:rsidR="00000000" w:rsidDel="00000000" w:rsidP="00000000" w:rsidRDefault="00000000" w:rsidRPr="00000000" w14:paraId="0000016D">
      <w:pPr>
        <w:spacing w:after="240" w:before="240" w:lineRule="auto"/>
        <w:jc w:val="both"/>
        <w:rPr/>
      </w:pPr>
      <w:r w:rsidDel="00000000" w:rsidR="00000000" w:rsidRPr="00000000">
        <w:rPr>
          <w:rtl w:val="0"/>
        </w:rPr>
      </w:r>
    </w:p>
    <w:p w:rsidR="00000000" w:rsidDel="00000000" w:rsidP="00000000" w:rsidRDefault="00000000" w:rsidRPr="00000000" w14:paraId="0000016E">
      <w:pPr>
        <w:spacing w:after="240" w:before="240" w:lineRule="auto"/>
        <w:jc w:val="both"/>
        <w:rPr/>
      </w:pPr>
      <w:r w:rsidDel="00000000" w:rsidR="00000000" w:rsidRPr="00000000">
        <w:rPr>
          <w:rtl w:val="0"/>
        </w:rPr>
      </w:r>
    </w:p>
    <w:p w:rsidR="00000000" w:rsidDel="00000000" w:rsidP="00000000" w:rsidRDefault="00000000" w:rsidRPr="00000000" w14:paraId="0000016F">
      <w:pPr>
        <w:spacing w:after="240" w:before="240" w:lineRule="auto"/>
        <w:jc w:val="both"/>
        <w:rPr/>
      </w:pPr>
      <w:r w:rsidDel="00000000" w:rsidR="00000000" w:rsidRPr="00000000">
        <w:rPr>
          <w:rtl w:val="0"/>
        </w:rPr>
      </w:r>
    </w:p>
    <w:p w:rsidR="00000000" w:rsidDel="00000000" w:rsidP="00000000" w:rsidRDefault="00000000" w:rsidRPr="00000000" w14:paraId="00000170">
      <w:pPr>
        <w:spacing w:after="240" w:before="240" w:lineRule="auto"/>
        <w:jc w:val="both"/>
        <w:rPr/>
      </w:pP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tl w:val="0"/>
        </w:rPr>
      </w:r>
    </w:p>
    <w:p w:rsidR="00000000" w:rsidDel="00000000" w:rsidP="00000000" w:rsidRDefault="00000000" w:rsidRPr="00000000" w14:paraId="00000172">
      <w:pPr>
        <w:spacing w:after="240" w:before="240" w:lineRule="auto"/>
        <w:jc w:val="both"/>
        <w:rPr/>
      </w:pPr>
      <w:r w:rsidDel="00000000" w:rsidR="00000000" w:rsidRPr="00000000">
        <w:rPr>
          <w:rtl w:val="0"/>
        </w:rPr>
      </w:r>
    </w:p>
    <w:p w:rsidR="00000000" w:rsidDel="00000000" w:rsidP="00000000" w:rsidRDefault="00000000" w:rsidRPr="00000000" w14:paraId="00000173">
      <w:pPr>
        <w:spacing w:after="240" w:before="240" w:lineRule="auto"/>
        <w:jc w:val="both"/>
        <w:rPr/>
      </w:pPr>
      <w:r w:rsidDel="00000000" w:rsidR="00000000" w:rsidRPr="00000000">
        <w:rPr>
          <w:rtl w:val="0"/>
        </w:rPr>
      </w:r>
    </w:p>
    <w:p w:rsidR="00000000" w:rsidDel="00000000" w:rsidP="00000000" w:rsidRDefault="00000000" w:rsidRPr="00000000" w14:paraId="00000174">
      <w:pPr>
        <w:spacing w:after="240" w:before="240" w:lineRule="auto"/>
        <w:jc w:val="both"/>
        <w:rPr/>
      </w:pPr>
      <w:r w:rsidDel="00000000" w:rsidR="00000000" w:rsidRPr="00000000">
        <w:rPr>
          <w:rtl w:val="0"/>
        </w:rPr>
      </w:r>
    </w:p>
    <w:p w:rsidR="00000000" w:rsidDel="00000000" w:rsidP="00000000" w:rsidRDefault="00000000" w:rsidRPr="00000000" w14:paraId="00000175">
      <w:pPr>
        <w:spacing w:after="240" w:before="240" w:lineRule="auto"/>
        <w:jc w:val="both"/>
        <w:rPr/>
      </w:pPr>
      <w:r w:rsidDel="00000000" w:rsidR="00000000" w:rsidRPr="00000000">
        <w:rPr>
          <w:rtl w:val="0"/>
        </w:rPr>
      </w:r>
    </w:p>
    <w:p w:rsidR="00000000" w:rsidDel="00000000" w:rsidP="00000000" w:rsidRDefault="00000000" w:rsidRPr="00000000" w14:paraId="00000176">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Visualización de relación entre variables</w:t>
      </w:r>
    </w:p>
    <w:p w:rsidR="00000000" w:rsidDel="00000000" w:rsidP="00000000" w:rsidRDefault="00000000" w:rsidRPr="00000000" w14:paraId="00000177">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1</w:t>
      </w:r>
    </w:p>
    <w:p w:rsidR="00000000" w:rsidDel="00000000" w:rsidP="00000000" w:rsidRDefault="00000000" w:rsidRPr="00000000" w14:paraId="00000178">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12130" cy="3556000"/>
            <wp:effectExtent b="0" l="0" r="0" t="0"/>
            <wp:docPr id="92618119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7A">
      <w:pPr>
        <w:spacing w:after="240" w:before="240" w:lineRule="auto"/>
        <w:jc w:val="both"/>
        <w:rPr/>
      </w:pPr>
      <w:r w:rsidDel="00000000" w:rsidR="00000000" w:rsidRPr="00000000">
        <w:rPr>
          <w:rtl w:val="0"/>
        </w:rPr>
        <w:t xml:space="preserve">La gráfica muestra la relación entre el consumo de energías renovables y los sectores económicos. El sector eléctrico es el principal consumidor, seguido del industrial y residencial. En contraste, el comercial y el transporte presentan niveles muy bajos de consumo renovable, lo que evidencia una adopción desigual entre sectores.</w:t>
      </w:r>
    </w:p>
    <w:p w:rsidR="00000000" w:rsidDel="00000000" w:rsidP="00000000" w:rsidRDefault="00000000" w:rsidRPr="00000000" w14:paraId="0000017B">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7C">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7D">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7E">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7F">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0">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1">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2">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3">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4">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2</w:t>
      </w:r>
    </w:p>
    <w:p w:rsidR="00000000" w:rsidDel="00000000" w:rsidP="00000000" w:rsidRDefault="00000000" w:rsidRPr="00000000" w14:paraId="00000185">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6130862" cy="2071378"/>
            <wp:effectExtent b="0" l="0" r="0" t="0"/>
            <wp:docPr id="92618119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30862" cy="207137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jc w:val="both"/>
        <w:rPr/>
      </w:pPr>
      <w:r w:rsidDel="00000000" w:rsidR="00000000" w:rsidRPr="00000000">
        <w:rPr>
          <w:rtl w:val="0"/>
        </w:rPr>
        <w:t xml:space="preserve">La gráfica evidencia una tendencia creciente en el consumo de energías renovables a lo largo del tiempo. Desde 1973 se observa un aumento progresivo, con un crecimiento más acelerado a partir del año 2000. Esto refleja el impacto de los avances tecnológicos y las políticas de transición energética que han impulsado especialmente el desarrollo de la energía solar y eólica.</w:t>
      </w:r>
    </w:p>
    <w:p w:rsidR="00000000" w:rsidDel="00000000" w:rsidP="00000000" w:rsidRDefault="00000000" w:rsidRPr="00000000" w14:paraId="00000187">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8">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9">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A">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B">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C">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D">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E">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8F">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0">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1">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2">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3">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4">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5">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6">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97">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3</w:t>
      </w:r>
    </w:p>
    <w:p w:rsidR="00000000" w:rsidDel="00000000" w:rsidP="00000000" w:rsidRDefault="00000000" w:rsidRPr="00000000" w14:paraId="00000198">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12130" cy="4203700"/>
            <wp:effectExtent b="0" l="0" r="0" t="0"/>
            <wp:docPr id="92618118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jc w:val="both"/>
        <w:rPr/>
      </w:pPr>
      <w:r w:rsidDel="00000000" w:rsidR="00000000" w:rsidRPr="00000000">
        <w:rPr>
          <w:rtl w:val="0"/>
        </w:rPr>
        <w:t xml:space="preserve">La gráfica muestra que el sector industrial concentra la mayor parte del consumo de energía hidroeléctrica, con valores más altos y una mayor dispersión respecto a otros sectores. En contraste, los sectores comercial, residencial, eléctrico y transporte presentan consumos prácticamente nulos. Esto evidencia que el uso de hidroeléctrica está fuertemente ligado a procesos industriales, mientras que su participación en otros sectores es marginal.</w:t>
      </w:r>
    </w:p>
    <w:p w:rsidR="00000000" w:rsidDel="00000000" w:rsidP="00000000" w:rsidRDefault="00000000" w:rsidRPr="00000000" w14:paraId="0000019A">
      <w:pPr>
        <w:spacing w:after="240" w:before="240" w:lineRule="auto"/>
        <w:jc w:val="both"/>
        <w:rPr/>
      </w:pPr>
      <w:r w:rsidDel="00000000" w:rsidR="00000000" w:rsidRPr="00000000">
        <w:rPr>
          <w:rtl w:val="0"/>
        </w:rPr>
      </w:r>
    </w:p>
    <w:p w:rsidR="00000000" w:rsidDel="00000000" w:rsidP="00000000" w:rsidRDefault="00000000" w:rsidRPr="00000000" w14:paraId="0000019B">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C">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4</w:t>
      </w:r>
    </w:p>
    <w:p w:rsidR="00000000" w:rsidDel="00000000" w:rsidP="00000000" w:rsidRDefault="00000000" w:rsidRPr="00000000" w14:paraId="000001A1">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12130" cy="4267200"/>
            <wp:effectExtent b="0" l="0" r="0" t="0"/>
            <wp:docPr id="92618118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Rule="auto"/>
        <w:jc w:val="both"/>
        <w:rPr/>
      </w:pPr>
      <w:r w:rsidDel="00000000" w:rsidR="00000000" w:rsidRPr="00000000">
        <w:rPr>
          <w:rtl w:val="0"/>
        </w:rPr>
        <w:t xml:space="preserve">La gráfica refleja que el sector eléctrico es el principal consumidor de energía geotérmica, con valores significativamente más altos y mayor variabilidad que el resto. El sector residencial también presenta un nivel de consumo intermedio, mientras que los sectores comercial e industrial registran valores mucho menores. En el sector transporte no se observa prácticamente uso de geotermia. Esto evidencia que la energía geotérmica se concentra principalmente en la generación eléctrica, con una menor presencia en hogares y mínima adopción en otros sectores.</w:t>
      </w:r>
    </w:p>
    <w:p w:rsidR="00000000" w:rsidDel="00000000" w:rsidP="00000000" w:rsidRDefault="00000000" w:rsidRPr="00000000" w14:paraId="000001A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8">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5</w:t>
      </w:r>
    </w:p>
    <w:p w:rsidR="00000000" w:rsidDel="00000000" w:rsidP="00000000" w:rsidRDefault="00000000" w:rsidRPr="00000000" w14:paraId="000001AB">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C">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12130" cy="4229100"/>
            <wp:effectExtent b="0" l="0" r="0" t="0"/>
            <wp:docPr id="92618119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E">
      <w:pPr>
        <w:spacing w:after="240" w:before="240" w:lineRule="auto"/>
        <w:jc w:val="both"/>
        <w:rPr/>
      </w:pPr>
      <w:r w:rsidDel="00000000" w:rsidR="00000000" w:rsidRPr="00000000">
        <w:rPr>
          <w:rtl w:val="0"/>
        </w:rPr>
        <w:t xml:space="preserve">La gráfica evidencia que el sector eléctrico es el mayor consumidor de energía solar, con una alta concentración y presencia de valores atípicos que superan los 60 BTU en algunos registros. El sector residencial ocupa el segundo lugar, con un rango de consumo moderado pero creciente. Los sectores comercial e industrial presentan consumos bajos y más estables, mientras que en el transporte el uso de energía solar es prácticamente nulo. Esto confirma que la energía solar está principalmente vinculada a la generación eléctrica y, en menor medida, al ámbito residencial.</w:t>
      </w:r>
    </w:p>
    <w:p w:rsidR="00000000" w:rsidDel="00000000" w:rsidP="00000000" w:rsidRDefault="00000000" w:rsidRPr="00000000" w14:paraId="000001AF">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0">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1">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2">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3">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4">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5">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6">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7">
      <w:pPr>
        <w:spacing w:after="240" w:before="240" w:lineRule="auto"/>
        <w:jc w:val="both"/>
        <w:rPr>
          <w:rFonts w:ascii="Arial" w:cs="Arial" w:eastAsia="Arial" w:hAnsi="Arial"/>
          <w:b w:val="1"/>
        </w:rPr>
      </w:pPr>
      <w:r w:rsidDel="00000000" w:rsidR="00000000" w:rsidRPr="00000000">
        <w:rPr>
          <w:rFonts w:ascii="Arial" w:cs="Arial" w:eastAsia="Arial" w:hAnsi="Arial"/>
          <w:b w:val="1"/>
          <w:rtl w:val="0"/>
        </w:rPr>
        <w:t xml:space="preserve">6</w:t>
      </w:r>
    </w:p>
    <w:p w:rsidR="00000000" w:rsidDel="00000000" w:rsidP="00000000" w:rsidRDefault="00000000" w:rsidRPr="00000000" w14:paraId="000001B8">
      <w:pPr>
        <w:spacing w:after="240" w:before="240" w:lineRule="auto"/>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612130" cy="4191000"/>
            <wp:effectExtent b="0" l="0" r="0" t="0"/>
            <wp:docPr id="92618119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BA">
      <w:pPr>
        <w:spacing w:after="240" w:before="240" w:lineRule="auto"/>
        <w:jc w:val="both"/>
        <w:rPr/>
      </w:pPr>
      <w:r w:rsidDel="00000000" w:rsidR="00000000" w:rsidRPr="00000000">
        <w:rPr>
          <w:rtl w:val="0"/>
        </w:rPr>
        <w:t xml:space="preserve">La gráfica evidencia que el sector industrial es el principal consumidor de energía proveniente de biomasa leñosa, con valores elevados que superan los 150 BTU en algunos registros. El sector residencial ocupa el segundo lugar, con un rango de consumo entre 25 y 80 BTU, reflejando su uso en calefacción y consumo doméstico. En los sectores comercial y eléctrico el consumo es bajo, mientras que en el transporte es prácticamente inexistente. Esto muestra que la biomasa leñosa tiene un rol destacado en la industria y los hogares, pero limitada participación en otros sectores.</w:t>
      </w:r>
    </w:p>
    <w:p w:rsidR="00000000" w:rsidDel="00000000" w:rsidP="00000000" w:rsidRDefault="00000000" w:rsidRPr="00000000" w14:paraId="000001BB">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7</w:t>
      </w:r>
    </w:p>
    <w:p w:rsidR="00000000" w:rsidDel="00000000" w:rsidP="00000000" w:rsidRDefault="00000000" w:rsidRPr="00000000" w14:paraId="000001BD">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12130" cy="4191000"/>
            <wp:effectExtent b="0" l="0" r="0" t="0"/>
            <wp:docPr id="92618118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gráfica muestra que el </w:t>
      </w:r>
      <w:r w:rsidDel="00000000" w:rsidR="00000000" w:rsidRPr="00000000">
        <w:rPr>
          <w:rFonts w:ascii="Arial" w:cs="Arial" w:eastAsia="Arial" w:hAnsi="Arial"/>
          <w:b w:val="1"/>
          <w:rtl w:val="0"/>
        </w:rPr>
        <w:t xml:space="preserve">sector transporte</w:t>
      </w:r>
      <w:r w:rsidDel="00000000" w:rsidR="00000000" w:rsidRPr="00000000">
        <w:rPr>
          <w:rFonts w:ascii="Arial" w:cs="Arial" w:eastAsia="Arial" w:hAnsi="Arial"/>
          <w:rtl w:val="0"/>
        </w:rPr>
        <w:t xml:space="preserve"> es el principal consumidor de etanol combustible, con valores elevados y gran variabilidad que alcanzan hasta más de </w:t>
      </w:r>
      <w:r w:rsidDel="00000000" w:rsidR="00000000" w:rsidRPr="00000000">
        <w:rPr>
          <w:rFonts w:ascii="Arial" w:cs="Arial" w:eastAsia="Arial" w:hAnsi="Arial"/>
          <w:b w:val="1"/>
          <w:rtl w:val="0"/>
        </w:rPr>
        <w:t xml:space="preserve">100 BTU</w:t>
      </w:r>
      <w:r w:rsidDel="00000000" w:rsidR="00000000" w:rsidRPr="00000000">
        <w:rPr>
          <w:rFonts w:ascii="Arial" w:cs="Arial" w:eastAsia="Arial" w:hAnsi="Arial"/>
          <w:rtl w:val="0"/>
        </w:rPr>
        <w:t xml:space="preserve">. En contraste, los sectores </w:t>
      </w:r>
      <w:r w:rsidDel="00000000" w:rsidR="00000000" w:rsidRPr="00000000">
        <w:rPr>
          <w:rFonts w:ascii="Arial" w:cs="Arial" w:eastAsia="Arial" w:hAnsi="Arial"/>
          <w:b w:val="1"/>
          <w:rtl w:val="0"/>
        </w:rPr>
        <w:t xml:space="preserve">industrial, comercial, residencial y eléctrico</w:t>
      </w:r>
      <w:r w:rsidDel="00000000" w:rsidR="00000000" w:rsidRPr="00000000">
        <w:rPr>
          <w:rFonts w:ascii="Arial" w:cs="Arial" w:eastAsia="Arial" w:hAnsi="Arial"/>
          <w:rtl w:val="0"/>
        </w:rPr>
        <w:t xml:space="preserve"> presentan consumos prácticamente nulos. Esto refleja que el uso del etanol renovable está casi exclusivamente ligado al transporte, consolidándose como el biocombustible más relevante en este sector.</w:t>
      </w:r>
    </w:p>
    <w:p w:rsidR="00000000" w:rsidDel="00000000" w:rsidP="00000000" w:rsidRDefault="00000000" w:rsidRPr="00000000" w14:paraId="000001B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0">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1">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2">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8 </w:t>
      </w:r>
    </w:p>
    <w:p w:rsidR="00000000" w:rsidDel="00000000" w:rsidP="00000000" w:rsidRDefault="00000000" w:rsidRPr="00000000" w14:paraId="000001C5">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12130" cy="4191000"/>
            <wp:effectExtent b="0" l="0" r="0" t="0"/>
            <wp:docPr id="92618118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121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7">
      <w:pPr>
        <w:spacing w:after="240" w:before="240" w:lineRule="auto"/>
        <w:jc w:val="both"/>
        <w:rPr/>
      </w:pPr>
      <w:r w:rsidDel="00000000" w:rsidR="00000000" w:rsidRPr="00000000">
        <w:rPr>
          <w:rtl w:val="0"/>
        </w:rPr>
        <w:t xml:space="preserve">La gráfica indica que el </w:t>
      </w:r>
      <w:r w:rsidDel="00000000" w:rsidR="00000000" w:rsidRPr="00000000">
        <w:rPr>
          <w:b w:val="1"/>
          <w:rtl w:val="0"/>
        </w:rPr>
        <w:t xml:space="preserve">sector industrial</w:t>
      </w:r>
      <w:r w:rsidDel="00000000" w:rsidR="00000000" w:rsidRPr="00000000">
        <w:rPr>
          <w:rtl w:val="0"/>
        </w:rPr>
        <w:t xml:space="preserve"> concentra el mayor consumo de biomasa, alcanzando valores superiores a los </w:t>
      </w:r>
      <w:r w:rsidDel="00000000" w:rsidR="00000000" w:rsidRPr="00000000">
        <w:rPr>
          <w:b w:val="1"/>
          <w:rtl w:val="0"/>
        </w:rPr>
        <w:t xml:space="preserve">200 BTU</w:t>
      </w:r>
      <w:r w:rsidDel="00000000" w:rsidR="00000000" w:rsidRPr="00000000">
        <w:rPr>
          <w:rtl w:val="0"/>
        </w:rPr>
        <w:t xml:space="preserve">, seguido por el </w:t>
      </w:r>
      <w:r w:rsidDel="00000000" w:rsidR="00000000" w:rsidRPr="00000000">
        <w:rPr>
          <w:b w:val="1"/>
          <w:rtl w:val="0"/>
        </w:rPr>
        <w:t xml:space="preserve">sector transporte</w:t>
      </w:r>
      <w:r w:rsidDel="00000000" w:rsidR="00000000" w:rsidRPr="00000000">
        <w:rPr>
          <w:rtl w:val="0"/>
        </w:rPr>
        <w:t xml:space="preserve">, que también registra un uso considerable aunque más variable. El </w:t>
      </w:r>
      <w:r w:rsidDel="00000000" w:rsidR="00000000" w:rsidRPr="00000000">
        <w:rPr>
          <w:b w:val="1"/>
          <w:rtl w:val="0"/>
        </w:rPr>
        <w:t xml:space="preserve">sector eléctrico</w:t>
      </w:r>
      <w:r w:rsidDel="00000000" w:rsidR="00000000" w:rsidRPr="00000000">
        <w:rPr>
          <w:rtl w:val="0"/>
        </w:rPr>
        <w:t xml:space="preserve"> presenta un nivel de consumo intermedio, mientras que los sectores </w:t>
      </w:r>
      <w:r w:rsidDel="00000000" w:rsidR="00000000" w:rsidRPr="00000000">
        <w:rPr>
          <w:b w:val="1"/>
          <w:rtl w:val="0"/>
        </w:rPr>
        <w:t xml:space="preserve">comercial y residencial</w:t>
      </w:r>
      <w:r w:rsidDel="00000000" w:rsidR="00000000" w:rsidRPr="00000000">
        <w:rPr>
          <w:rtl w:val="0"/>
        </w:rPr>
        <w:t xml:space="preserve"> tienen una participación muy baja. Esto evidencia que la biomasa se utiliza principalmente en procesos industriales y como biocombustible para transporte, con menor relevancia en otros sectores.</w:t>
      </w:r>
    </w:p>
    <w:p w:rsidR="00000000" w:rsidDel="00000000" w:rsidP="00000000" w:rsidRDefault="00000000" w:rsidRPr="00000000" w14:paraId="000001C8">
      <w:pPr>
        <w:spacing w:after="240" w:before="240" w:lineRule="auto"/>
        <w:jc w:val="both"/>
        <w:rPr/>
      </w:pPr>
      <w:r w:rsidDel="00000000" w:rsidR="00000000" w:rsidRPr="00000000">
        <w:rPr>
          <w:rtl w:val="0"/>
        </w:rPr>
      </w:r>
    </w:p>
    <w:p w:rsidR="00000000" w:rsidDel="00000000" w:rsidP="00000000" w:rsidRDefault="00000000" w:rsidRPr="00000000" w14:paraId="000001C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A">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B">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9</w:t>
      </w:r>
    </w:p>
    <w:p w:rsidR="00000000" w:rsidDel="00000000" w:rsidP="00000000" w:rsidRDefault="00000000" w:rsidRPr="00000000" w14:paraId="000001D1">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12130" cy="4229100"/>
            <wp:effectExtent b="0" l="0" r="0" t="0"/>
            <wp:docPr id="92618119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jc w:val="both"/>
        <w:rPr/>
      </w:pPr>
      <w:r w:rsidDel="00000000" w:rsidR="00000000" w:rsidRPr="00000000">
        <w:rPr>
          <w:rtl w:val="0"/>
        </w:rPr>
        <w:t xml:space="preserve">La gráfica evidencia que el </w:t>
      </w:r>
      <w:r w:rsidDel="00000000" w:rsidR="00000000" w:rsidRPr="00000000">
        <w:rPr>
          <w:b w:val="1"/>
          <w:rtl w:val="0"/>
        </w:rPr>
        <w:t xml:space="preserve">sector transporte</w:t>
      </w:r>
      <w:r w:rsidDel="00000000" w:rsidR="00000000" w:rsidRPr="00000000">
        <w:rPr>
          <w:rtl w:val="0"/>
        </w:rPr>
        <w:t xml:space="preserve"> concentra casi en exclusiva el consumo de diésel renovable, alcanzando valores que superan los </w:t>
      </w:r>
      <w:r w:rsidDel="00000000" w:rsidR="00000000" w:rsidRPr="00000000">
        <w:rPr>
          <w:b w:val="1"/>
          <w:rtl w:val="0"/>
        </w:rPr>
        <w:t xml:space="preserve">35 BTU</w:t>
      </w:r>
      <w:r w:rsidDel="00000000" w:rsidR="00000000" w:rsidRPr="00000000">
        <w:rPr>
          <w:rtl w:val="0"/>
        </w:rPr>
        <w:t xml:space="preserve"> en algunos registros. En contraste, los sectores </w:t>
      </w:r>
      <w:r w:rsidDel="00000000" w:rsidR="00000000" w:rsidRPr="00000000">
        <w:rPr>
          <w:b w:val="1"/>
          <w:rtl w:val="0"/>
        </w:rPr>
        <w:t xml:space="preserve">comercial, eléctrico, industrial y residencial</w:t>
      </w:r>
      <w:r w:rsidDel="00000000" w:rsidR="00000000" w:rsidRPr="00000000">
        <w:rPr>
          <w:rtl w:val="0"/>
        </w:rPr>
        <w:t xml:space="preserve"> no presentan consumo significativo. Esto confirma que el diésel renovable se utiliza principalmente como sustituto de combustibles fósiles en transporte, con escasa presencia en otros sectores de la economía.</w:t>
      </w:r>
    </w:p>
    <w:p w:rsidR="00000000" w:rsidDel="00000000" w:rsidP="00000000" w:rsidRDefault="00000000" w:rsidRPr="00000000" w14:paraId="000001D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6">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8">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A">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10</w:t>
      </w:r>
    </w:p>
    <w:p w:rsidR="00000000" w:rsidDel="00000000" w:rsidP="00000000" w:rsidRDefault="00000000" w:rsidRPr="00000000" w14:paraId="000001DC">
      <w:pPr>
        <w:spacing w:after="240" w:befor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612130" cy="4229100"/>
            <wp:effectExtent b="0" l="0" r="0" t="0"/>
            <wp:docPr id="92618119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E">
      <w:pPr>
        <w:spacing w:after="240" w:before="240" w:lineRule="auto"/>
        <w:jc w:val="both"/>
        <w:rPr/>
      </w:pPr>
      <w:r w:rsidDel="00000000" w:rsidR="00000000" w:rsidRPr="00000000">
        <w:rPr>
          <w:rtl w:val="0"/>
        </w:rPr>
        <w:t xml:space="preserve">La gráfica refleja que el </w:t>
      </w:r>
      <w:r w:rsidDel="00000000" w:rsidR="00000000" w:rsidRPr="00000000">
        <w:rPr>
          <w:b w:val="1"/>
          <w:rtl w:val="0"/>
        </w:rPr>
        <w:t xml:space="preserve">sector transporte</w:t>
      </w:r>
      <w:r w:rsidDel="00000000" w:rsidR="00000000" w:rsidRPr="00000000">
        <w:rPr>
          <w:rtl w:val="0"/>
        </w:rPr>
        <w:t xml:space="preserve"> concentra casi todo el consumo de biodiésel, alcanzando valores que superan los </w:t>
      </w:r>
      <w:r w:rsidDel="00000000" w:rsidR="00000000" w:rsidRPr="00000000">
        <w:rPr>
          <w:b w:val="1"/>
          <w:rtl w:val="0"/>
        </w:rPr>
        <w:t xml:space="preserve">25 BTU</w:t>
      </w:r>
      <w:r w:rsidDel="00000000" w:rsidR="00000000" w:rsidRPr="00000000">
        <w:rPr>
          <w:rtl w:val="0"/>
        </w:rPr>
        <w:t xml:space="preserve"> en algunos registros. Los sectores </w:t>
      </w:r>
      <w:r w:rsidDel="00000000" w:rsidR="00000000" w:rsidRPr="00000000">
        <w:rPr>
          <w:b w:val="1"/>
          <w:rtl w:val="0"/>
        </w:rPr>
        <w:t xml:space="preserve">comercial, eléctrico, industrial y residencial</w:t>
      </w:r>
      <w:r w:rsidDel="00000000" w:rsidR="00000000" w:rsidRPr="00000000">
        <w:rPr>
          <w:rtl w:val="0"/>
        </w:rPr>
        <w:t xml:space="preserve"> prácticamente no registran consumo. Esto confirma que el biodiésel, al igual que el etanol y el diésel renovable, se destina principalmente al transporte como alternativa a los combustibles fósiles.</w:t>
      </w:r>
    </w:p>
    <w:p w:rsidR="00000000" w:rsidDel="00000000" w:rsidP="00000000" w:rsidRDefault="00000000" w:rsidRPr="00000000" w14:paraId="000001DF">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0">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1">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spacing w:after="240" w:line="276" w:lineRule="auto"/>
        <w:ind w:left="720" w:firstLine="0"/>
        <w:jc w:val="both"/>
        <w:rPr/>
      </w:pPr>
      <w:r w:rsidDel="00000000" w:rsidR="00000000" w:rsidRPr="00000000">
        <w:rPr>
          <w:rtl w:val="0"/>
        </w:rPr>
      </w:r>
    </w:p>
    <w:p w:rsidR="00000000" w:rsidDel="00000000" w:rsidP="00000000" w:rsidRDefault="00000000" w:rsidRPr="00000000" w14:paraId="000001E4">
      <w:pPr>
        <w:pStyle w:val="Heading4"/>
        <w:keepNext w:val="0"/>
        <w:keepLines w:val="0"/>
        <w:rPr>
          <w:b w:val="0"/>
          <w:color w:val="000000"/>
          <w:sz w:val="22"/>
          <w:szCs w:val="22"/>
        </w:rPr>
      </w:pPr>
      <w:bookmarkStart w:colFirst="0" w:colLast="0" w:name="_heading=h.bdqpyra10c5u" w:id="33"/>
      <w:bookmarkEnd w:id="33"/>
      <w:r w:rsidDel="00000000" w:rsidR="00000000" w:rsidRPr="00000000">
        <w:rPr>
          <w:color w:val="000000"/>
          <w:sz w:val="22"/>
          <w:szCs w:val="22"/>
          <w:rtl w:val="0"/>
        </w:rPr>
        <w:t xml:space="preserve">2.4. Modelado</w:t>
      </w:r>
      <w:r w:rsidDel="00000000" w:rsidR="00000000" w:rsidRPr="00000000">
        <w:rPr>
          <w:rtl w:val="0"/>
        </w:rPr>
      </w:r>
    </w:p>
    <w:p w:rsidR="00000000" w:rsidDel="00000000" w:rsidP="00000000" w:rsidRDefault="00000000" w:rsidRPr="00000000" w14:paraId="000001E5">
      <w:pPr>
        <w:spacing w:after="240" w:line="276" w:lineRule="auto"/>
        <w:ind w:left="0" w:firstLine="0"/>
        <w:rPr/>
      </w:pPr>
      <w:r w:rsidDel="00000000" w:rsidR="00000000" w:rsidRPr="00000000">
        <w:rPr>
          <w:rtl w:val="0"/>
        </w:rPr>
      </w:r>
    </w:p>
    <w:p w:rsidR="00000000" w:rsidDel="00000000" w:rsidP="00000000" w:rsidRDefault="00000000" w:rsidRPr="00000000" w14:paraId="000001E6">
      <w:pPr>
        <w:spacing w:after="240" w:before="240" w:line="276" w:lineRule="auto"/>
        <w:rPr/>
      </w:pPr>
      <w:r w:rsidDel="00000000" w:rsidR="00000000" w:rsidRPr="00000000">
        <w:rPr>
          <w:rtl w:val="0"/>
        </w:rPr>
        <w:t xml:space="preserve">Se aplicó un enfoque </w:t>
      </w:r>
      <w:r w:rsidDel="00000000" w:rsidR="00000000" w:rsidRPr="00000000">
        <w:rPr>
          <w:b w:val="1"/>
          <w:rtl w:val="0"/>
        </w:rPr>
        <w:t xml:space="preserve">supervisado</w:t>
      </w:r>
      <w:r w:rsidDel="00000000" w:rsidR="00000000" w:rsidRPr="00000000">
        <w:rPr>
          <w:rtl w:val="0"/>
        </w:rPr>
        <w:t xml:space="preserve"> con algoritmos de regresión, en particular </w:t>
      </w:r>
      <w:r w:rsidDel="00000000" w:rsidR="00000000" w:rsidRPr="00000000">
        <w:rPr>
          <w:b w:val="1"/>
          <w:rtl w:val="0"/>
        </w:rPr>
        <w:t xml:space="preserve">RidgeCV</w:t>
      </w:r>
      <w:r w:rsidDel="00000000" w:rsidR="00000000" w:rsidRPr="00000000">
        <w:rPr>
          <w:rtl w:val="0"/>
        </w:rPr>
        <w:t xml:space="preserve">, con el fin de predecir el consumo total de energías renovables en Estados Unidos a partir de variables históricas (año, sector y fuentes de energía). El objetivo fue estimar tendencias de consumo y generar un modelo predictivo robusto.</w:t>
      </w:r>
    </w:p>
    <w:p w:rsidR="00000000" w:rsidDel="00000000" w:rsidP="00000000" w:rsidRDefault="00000000" w:rsidRPr="00000000" w14:paraId="000001E7">
      <w:pPr>
        <w:spacing w:after="240" w:before="240" w:line="276" w:lineRule="auto"/>
        <w:rPr>
          <w:b w:val="1"/>
        </w:rPr>
      </w:pPr>
      <w:r w:rsidDel="00000000" w:rsidR="00000000" w:rsidRPr="00000000">
        <w:rPr>
          <w:b w:val="1"/>
          <w:rtl w:val="0"/>
        </w:rPr>
        <w:t xml:space="preserve">RidgeCV:</w:t>
      </w:r>
    </w:p>
    <w:p w:rsidR="00000000" w:rsidDel="00000000" w:rsidP="00000000" w:rsidRDefault="00000000" w:rsidRPr="00000000" w14:paraId="000001E8">
      <w:pPr>
        <w:numPr>
          <w:ilvl w:val="0"/>
          <w:numId w:val="18"/>
        </w:numPr>
        <w:spacing w:after="0" w:afterAutospacing="0" w:before="240" w:line="276" w:lineRule="auto"/>
        <w:ind w:left="720" w:hanging="360"/>
      </w:pPr>
      <w:r w:rsidDel="00000000" w:rsidR="00000000" w:rsidRPr="00000000">
        <w:rPr>
          <w:rtl w:val="0"/>
        </w:rPr>
        <w:t xml:space="preserve">Modelo lineal regularizado que reduce la multicolinealidad.</w:t>
        <w:br w:type="textWrapping"/>
      </w:r>
    </w:p>
    <w:p w:rsidR="00000000" w:rsidDel="00000000" w:rsidP="00000000" w:rsidRDefault="00000000" w:rsidRPr="00000000" w14:paraId="000001E9">
      <w:pPr>
        <w:numPr>
          <w:ilvl w:val="0"/>
          <w:numId w:val="18"/>
        </w:numPr>
        <w:spacing w:after="0" w:afterAutospacing="0" w:before="0" w:beforeAutospacing="0" w:line="276" w:lineRule="auto"/>
        <w:ind w:left="720" w:hanging="360"/>
      </w:pPr>
      <w:r w:rsidDel="00000000" w:rsidR="00000000" w:rsidRPr="00000000">
        <w:rPr>
          <w:rtl w:val="0"/>
        </w:rPr>
        <w:t xml:space="preserve">Permite seleccionar automáticamente el parámetro de regularización óptimo mediante validación cruzada.</w:t>
        <w:br w:type="textWrapping"/>
      </w:r>
    </w:p>
    <w:p w:rsidR="00000000" w:rsidDel="00000000" w:rsidP="00000000" w:rsidRDefault="00000000" w:rsidRPr="00000000" w14:paraId="000001EA">
      <w:pPr>
        <w:numPr>
          <w:ilvl w:val="0"/>
          <w:numId w:val="18"/>
        </w:numPr>
        <w:spacing w:after="240" w:before="0" w:beforeAutospacing="0" w:line="276" w:lineRule="auto"/>
        <w:ind w:left="720" w:hanging="360"/>
      </w:pPr>
      <w:r w:rsidDel="00000000" w:rsidR="00000000" w:rsidRPr="00000000">
        <w:rPr>
          <w:rtl w:val="0"/>
        </w:rPr>
        <w:t xml:space="preserve">Es interpretable, ya que los coeficientes permiten identificar las variables más influyentes.</w:t>
        <w:br w:type="textWrapping"/>
      </w:r>
    </w:p>
    <w:p w:rsidR="00000000" w:rsidDel="00000000" w:rsidP="00000000" w:rsidRDefault="00000000" w:rsidRPr="00000000" w14:paraId="000001EB">
      <w:pPr>
        <w:spacing w:after="240" w:before="240" w:line="276" w:lineRule="auto"/>
        <w:rPr>
          <w:b w:val="1"/>
        </w:rPr>
      </w:pPr>
      <w:r w:rsidDel="00000000" w:rsidR="00000000" w:rsidRPr="00000000">
        <w:rPr>
          <w:b w:val="1"/>
          <w:rtl w:val="0"/>
        </w:rPr>
        <w:t xml:space="preserve">Algoritmo Seleccionado: RidgeCV</w:t>
        <w:br w:type="textWrapping"/>
      </w:r>
      <w:r w:rsidDel="00000000" w:rsidR="00000000" w:rsidRPr="00000000">
        <w:rPr>
          <w:rtl w:val="0"/>
        </w:rPr>
        <w:t xml:space="preserve"> </w:t>
      </w:r>
      <w:r w:rsidDel="00000000" w:rsidR="00000000" w:rsidRPr="00000000">
        <w:rPr>
          <w:b w:val="1"/>
          <w:rtl w:val="0"/>
        </w:rPr>
        <w:t xml:space="preserve">Justificación:</w:t>
      </w:r>
    </w:p>
    <w:p w:rsidR="00000000" w:rsidDel="00000000" w:rsidP="00000000" w:rsidRDefault="00000000" w:rsidRPr="00000000" w14:paraId="000001EC">
      <w:pPr>
        <w:numPr>
          <w:ilvl w:val="0"/>
          <w:numId w:val="51"/>
        </w:numPr>
        <w:spacing w:after="0" w:afterAutospacing="0" w:before="240" w:line="276" w:lineRule="auto"/>
        <w:ind w:left="720" w:hanging="360"/>
      </w:pPr>
      <w:r w:rsidDel="00000000" w:rsidR="00000000" w:rsidRPr="00000000">
        <w:rPr>
          <w:rtl w:val="0"/>
        </w:rPr>
        <w:t xml:space="preserve">Nuestra base de datos estaba orientada a predicción continua, lo que lo convierte en un problema de </w:t>
      </w:r>
      <w:r w:rsidDel="00000000" w:rsidR="00000000" w:rsidRPr="00000000">
        <w:rPr>
          <w:b w:val="1"/>
          <w:rtl w:val="0"/>
        </w:rPr>
        <w:t xml:space="preserve">regresión supervisada</w:t>
      </w:r>
      <w:r w:rsidDel="00000000" w:rsidR="00000000" w:rsidRPr="00000000">
        <w:rPr>
          <w:rtl w:val="0"/>
        </w:rPr>
        <w:t xml:space="preserve">.</w:t>
        <w:br w:type="textWrapping"/>
      </w:r>
    </w:p>
    <w:p w:rsidR="00000000" w:rsidDel="00000000" w:rsidP="00000000" w:rsidRDefault="00000000" w:rsidRPr="00000000" w14:paraId="000001ED">
      <w:pPr>
        <w:numPr>
          <w:ilvl w:val="0"/>
          <w:numId w:val="51"/>
        </w:numPr>
        <w:spacing w:after="0" w:afterAutospacing="0" w:before="0" w:beforeAutospacing="0" w:line="276" w:lineRule="auto"/>
        <w:ind w:left="720" w:hanging="360"/>
      </w:pPr>
      <w:r w:rsidDel="00000000" w:rsidR="00000000" w:rsidRPr="00000000">
        <w:rPr>
          <w:rtl w:val="0"/>
        </w:rPr>
        <w:t xml:space="preserve">RidgeCV se eligió por su balance entre </w:t>
      </w:r>
      <w:r w:rsidDel="00000000" w:rsidR="00000000" w:rsidRPr="00000000">
        <w:rPr>
          <w:b w:val="1"/>
          <w:rtl w:val="0"/>
        </w:rPr>
        <w:t xml:space="preserve">simplicidad, interpretabilidad y rendimiento</w:t>
      </w:r>
      <w:r w:rsidDel="00000000" w:rsidR="00000000" w:rsidRPr="00000000">
        <w:rPr>
          <w:rtl w:val="0"/>
        </w:rPr>
        <w:t xml:space="preserve">.</w:t>
        <w:br w:type="textWrapping"/>
      </w:r>
    </w:p>
    <w:p w:rsidR="00000000" w:rsidDel="00000000" w:rsidP="00000000" w:rsidRDefault="00000000" w:rsidRPr="00000000" w14:paraId="000001EE">
      <w:pPr>
        <w:numPr>
          <w:ilvl w:val="0"/>
          <w:numId w:val="51"/>
        </w:numPr>
        <w:spacing w:after="0" w:afterAutospacing="0" w:before="0" w:beforeAutospacing="0" w:line="276" w:lineRule="auto"/>
        <w:ind w:left="720" w:hanging="360"/>
      </w:pPr>
      <w:r w:rsidDel="00000000" w:rsidR="00000000" w:rsidRPr="00000000">
        <w:rPr>
          <w:rtl w:val="0"/>
        </w:rPr>
        <w:t xml:space="preserve">Evita el sobreajuste gracias a la regularización, mejorando la capacidad de generalización.</w:t>
        <w:br w:type="textWrapping"/>
      </w:r>
    </w:p>
    <w:p w:rsidR="00000000" w:rsidDel="00000000" w:rsidP="00000000" w:rsidRDefault="00000000" w:rsidRPr="00000000" w14:paraId="000001EF">
      <w:pPr>
        <w:numPr>
          <w:ilvl w:val="0"/>
          <w:numId w:val="51"/>
        </w:numPr>
        <w:spacing w:after="240" w:before="0" w:beforeAutospacing="0" w:line="276" w:lineRule="auto"/>
        <w:ind w:left="720" w:hanging="360"/>
      </w:pPr>
      <w:r w:rsidDel="00000000" w:rsidR="00000000" w:rsidRPr="00000000">
        <w:rPr>
          <w:rtl w:val="0"/>
        </w:rPr>
        <w:t xml:space="preserve">Se comparó con otros modelos como </w:t>
      </w:r>
      <w:r w:rsidDel="00000000" w:rsidR="00000000" w:rsidRPr="00000000">
        <w:rPr>
          <w:b w:val="1"/>
          <w:rtl w:val="0"/>
        </w:rPr>
        <w:t xml:space="preserve">Regresión Lineal simple, Random Forest y XGBoost</w:t>
      </w:r>
      <w:r w:rsidDel="00000000" w:rsidR="00000000" w:rsidRPr="00000000">
        <w:rPr>
          <w:rtl w:val="0"/>
        </w:rPr>
        <w:t xml:space="preserve"> para evaluar posibles mejoras.</w:t>
        <w:br w:type="textWrapping"/>
      </w:r>
    </w:p>
    <w:p w:rsidR="00000000" w:rsidDel="00000000" w:rsidP="00000000" w:rsidRDefault="00000000" w:rsidRPr="00000000" w14:paraId="000001F0">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spacing w:after="80" w:before="280" w:line="276" w:lineRule="auto"/>
        <w:rPr>
          <w:rFonts w:ascii="Calibri" w:cs="Calibri" w:eastAsia="Calibri" w:hAnsi="Calibri"/>
          <w:sz w:val="26"/>
          <w:szCs w:val="26"/>
        </w:rPr>
      </w:pPr>
      <w:bookmarkStart w:colFirst="0" w:colLast="0" w:name="_heading=h.xkzmql2j1cu2" w:id="34"/>
      <w:bookmarkEnd w:id="34"/>
      <w:r w:rsidDel="00000000" w:rsidR="00000000" w:rsidRPr="00000000">
        <w:rPr>
          <w:rFonts w:ascii="Calibri" w:cs="Calibri" w:eastAsia="Calibri" w:hAnsi="Calibri"/>
          <w:sz w:val="26"/>
          <w:szCs w:val="26"/>
          <w:rtl w:val="0"/>
        </w:rPr>
        <w:t xml:space="preserve">● Proceso de entrenamiento y validación</w:t>
      </w:r>
    </w:p>
    <w:p w:rsidR="00000000" w:rsidDel="00000000" w:rsidP="00000000" w:rsidRDefault="00000000" w:rsidRPr="00000000" w14:paraId="000001F2">
      <w:pPr>
        <w:spacing w:after="240" w:before="240" w:line="276" w:lineRule="auto"/>
        <w:rPr/>
      </w:pPr>
      <w:r w:rsidDel="00000000" w:rsidR="00000000" w:rsidRPr="00000000">
        <w:rPr>
          <w:rtl w:val="0"/>
        </w:rPr>
        <w:t xml:space="preserve">Se elaboró el siguiente procedimiento:</w:t>
      </w:r>
    </w:p>
    <w:p w:rsidR="00000000" w:rsidDel="00000000" w:rsidP="00000000" w:rsidRDefault="00000000" w:rsidRPr="00000000" w14:paraId="000001F3">
      <w:pPr>
        <w:numPr>
          <w:ilvl w:val="0"/>
          <w:numId w:val="19"/>
        </w:numPr>
        <w:spacing w:after="0" w:afterAutospacing="0" w:before="240" w:line="276" w:lineRule="auto"/>
        <w:ind w:left="720" w:hanging="360"/>
      </w:pPr>
      <w:r w:rsidDel="00000000" w:rsidR="00000000" w:rsidRPr="00000000">
        <w:rPr>
          <w:rtl w:val="0"/>
        </w:rPr>
        <w:t xml:space="preserve">Los datos fueron divididos en </w:t>
      </w:r>
      <w:r w:rsidDel="00000000" w:rsidR="00000000" w:rsidRPr="00000000">
        <w:rPr>
          <w:b w:val="1"/>
          <w:rtl w:val="0"/>
        </w:rPr>
        <w:t xml:space="preserve">conjunto de entrenamiento y prueba (Train-Test Split)</w:t>
      </w:r>
      <w:r w:rsidDel="00000000" w:rsidR="00000000" w:rsidRPr="00000000">
        <w:rPr>
          <w:rtl w:val="0"/>
        </w:rPr>
        <w:t xml:space="preserve">.</w:t>
        <w:br w:type="textWrapping"/>
      </w:r>
    </w:p>
    <w:p w:rsidR="00000000" w:rsidDel="00000000" w:rsidP="00000000" w:rsidRDefault="00000000" w:rsidRPr="00000000" w14:paraId="000001F4">
      <w:pPr>
        <w:numPr>
          <w:ilvl w:val="0"/>
          <w:numId w:val="19"/>
        </w:numPr>
        <w:spacing w:after="0" w:afterAutospacing="0" w:before="0" w:beforeAutospacing="0" w:line="276" w:lineRule="auto"/>
        <w:ind w:left="720" w:hanging="360"/>
      </w:pPr>
      <w:r w:rsidDel="00000000" w:rsidR="00000000" w:rsidRPr="00000000">
        <w:rPr>
          <w:rtl w:val="0"/>
        </w:rPr>
        <w:t xml:space="preserve">Se aplicó </w:t>
      </w:r>
      <w:r w:rsidDel="00000000" w:rsidR="00000000" w:rsidRPr="00000000">
        <w:rPr>
          <w:b w:val="1"/>
          <w:rtl w:val="0"/>
        </w:rPr>
        <w:t xml:space="preserve">validación cruzada</w:t>
      </w:r>
      <w:r w:rsidDel="00000000" w:rsidR="00000000" w:rsidRPr="00000000">
        <w:rPr>
          <w:rtl w:val="0"/>
        </w:rPr>
        <w:t xml:space="preserve"> en RidgeCV para seleccionar automáticamente el mejor valor de alpha (parámetro de regularización).</w:t>
        <w:br w:type="textWrapping"/>
      </w:r>
    </w:p>
    <w:p w:rsidR="00000000" w:rsidDel="00000000" w:rsidP="00000000" w:rsidRDefault="00000000" w:rsidRPr="00000000" w14:paraId="000001F5">
      <w:pPr>
        <w:numPr>
          <w:ilvl w:val="0"/>
          <w:numId w:val="19"/>
        </w:numPr>
        <w:spacing w:after="240" w:before="0" w:beforeAutospacing="0" w:line="276" w:lineRule="auto"/>
        <w:ind w:left="720" w:hanging="360"/>
      </w:pPr>
      <w:r w:rsidDel="00000000" w:rsidR="00000000" w:rsidRPr="00000000">
        <w:rPr>
          <w:rtl w:val="0"/>
        </w:rPr>
        <w:t xml:space="preserve">Se entrenaron y compararon diferentes algoritmos (Regresión Lineal, RidgeCV, Random Forest, XGBoost) utilizando las mismas variables transformadas (normalización y codificación categórica del sector).</w:t>
        <w:br w:type="textWrapping"/>
      </w:r>
    </w:p>
    <w:p w:rsidR="00000000" w:rsidDel="00000000" w:rsidP="00000000" w:rsidRDefault="00000000" w:rsidRPr="00000000" w14:paraId="000001F6">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spacing w:after="80" w:before="280" w:line="276" w:lineRule="auto"/>
        <w:rPr>
          <w:rFonts w:ascii="Calibri" w:cs="Calibri" w:eastAsia="Calibri" w:hAnsi="Calibri"/>
          <w:sz w:val="26"/>
          <w:szCs w:val="26"/>
        </w:rPr>
      </w:pPr>
      <w:bookmarkStart w:colFirst="0" w:colLast="0" w:name="_heading=h.5q2b1zl3bj7j" w:id="35"/>
      <w:bookmarkEnd w:id="35"/>
      <w:r w:rsidDel="00000000" w:rsidR="00000000" w:rsidRPr="00000000">
        <w:rPr>
          <w:rFonts w:ascii="Calibri" w:cs="Calibri" w:eastAsia="Calibri" w:hAnsi="Calibri"/>
          <w:sz w:val="26"/>
          <w:szCs w:val="26"/>
          <w:rtl w:val="0"/>
        </w:rPr>
        <w:t xml:space="preserve">● Preprocesamiento</w:t>
      </w:r>
    </w:p>
    <w:p w:rsidR="00000000" w:rsidDel="00000000" w:rsidP="00000000" w:rsidRDefault="00000000" w:rsidRPr="00000000" w14:paraId="000001F8">
      <w:pPr>
        <w:spacing w:after="240" w:before="240" w:line="276" w:lineRule="auto"/>
        <w:rPr/>
      </w:pPr>
      <w:r w:rsidDel="00000000" w:rsidR="00000000" w:rsidRPr="00000000">
        <w:rPr>
          <w:rtl w:val="0"/>
        </w:rPr>
        <w:t xml:space="preserve">En la fase de preprocesamiento se realizaron los siguientes pasos:</w:t>
      </w:r>
    </w:p>
    <w:p w:rsidR="00000000" w:rsidDel="00000000" w:rsidP="00000000" w:rsidRDefault="00000000" w:rsidRPr="00000000" w14:paraId="000001F9">
      <w:pPr>
        <w:numPr>
          <w:ilvl w:val="0"/>
          <w:numId w:val="16"/>
        </w:numPr>
        <w:spacing w:after="0" w:afterAutospacing="0" w:before="240" w:line="276" w:lineRule="auto"/>
        <w:ind w:left="720" w:hanging="360"/>
      </w:pPr>
      <w:r w:rsidDel="00000000" w:rsidR="00000000" w:rsidRPr="00000000">
        <w:rPr>
          <w:b w:val="1"/>
          <w:rtl w:val="0"/>
        </w:rPr>
        <w:t xml:space="preserve">Normalización de variables</w:t>
      </w:r>
      <w:r w:rsidDel="00000000" w:rsidR="00000000" w:rsidRPr="00000000">
        <w:rPr>
          <w:rtl w:val="0"/>
        </w:rPr>
        <w:t xml:space="preserve"> para homogeneizar las distintas fuentes de energía, expresadas en BTU con escalas muy diferentes.</w:t>
        <w:br w:type="textWrapping"/>
      </w:r>
    </w:p>
    <w:p w:rsidR="00000000" w:rsidDel="00000000" w:rsidP="00000000" w:rsidRDefault="00000000" w:rsidRPr="00000000" w14:paraId="000001FA">
      <w:pPr>
        <w:numPr>
          <w:ilvl w:val="0"/>
          <w:numId w:val="16"/>
        </w:numPr>
        <w:spacing w:after="0" w:afterAutospacing="0" w:before="0" w:beforeAutospacing="0" w:line="276" w:lineRule="auto"/>
        <w:ind w:left="720" w:hanging="360"/>
      </w:pPr>
      <w:r w:rsidDel="00000000" w:rsidR="00000000" w:rsidRPr="00000000">
        <w:rPr>
          <w:b w:val="1"/>
          <w:rtl w:val="0"/>
        </w:rPr>
        <w:t xml:space="preserve">Codificación de variables categóricas</w:t>
      </w:r>
      <w:r w:rsidDel="00000000" w:rsidR="00000000" w:rsidRPr="00000000">
        <w:rPr>
          <w:rtl w:val="0"/>
        </w:rPr>
        <w:t xml:space="preserve"> como </w:t>
      </w:r>
      <w:r w:rsidDel="00000000" w:rsidR="00000000" w:rsidRPr="00000000">
        <w:rPr>
          <w:i w:val="1"/>
          <w:rtl w:val="0"/>
        </w:rPr>
        <w:t xml:space="preserve">Sector</w:t>
      </w:r>
      <w:r w:rsidDel="00000000" w:rsidR="00000000" w:rsidRPr="00000000">
        <w:rPr>
          <w:rtl w:val="0"/>
        </w:rPr>
        <w:t xml:space="preserve"> mediante </w:t>
      </w:r>
      <w:r w:rsidDel="00000000" w:rsidR="00000000" w:rsidRPr="00000000">
        <w:rPr>
          <w:i w:val="1"/>
          <w:rtl w:val="0"/>
        </w:rPr>
        <w:t xml:space="preserve">One-Hot Encoding</w:t>
      </w:r>
      <w:r w:rsidDel="00000000" w:rsidR="00000000" w:rsidRPr="00000000">
        <w:rPr>
          <w:rtl w:val="0"/>
        </w:rPr>
        <w:t xml:space="preserve">.</w:t>
        <w:br w:type="textWrapping"/>
      </w:r>
    </w:p>
    <w:p w:rsidR="00000000" w:rsidDel="00000000" w:rsidP="00000000" w:rsidRDefault="00000000" w:rsidRPr="00000000" w14:paraId="000001FB">
      <w:pPr>
        <w:numPr>
          <w:ilvl w:val="0"/>
          <w:numId w:val="16"/>
        </w:numPr>
        <w:spacing w:after="240" w:before="0" w:beforeAutospacing="0" w:line="276" w:lineRule="auto"/>
        <w:ind w:left="720" w:hanging="360"/>
      </w:pPr>
      <w:r w:rsidDel="00000000" w:rsidR="00000000" w:rsidRPr="00000000">
        <w:rPr>
          <w:b w:val="1"/>
          <w:rtl w:val="0"/>
        </w:rPr>
        <w:t xml:space="preserve">Creación de nuevas variables</w:t>
      </w:r>
      <w:r w:rsidDel="00000000" w:rsidR="00000000" w:rsidRPr="00000000">
        <w:rPr>
          <w:rtl w:val="0"/>
        </w:rPr>
        <w:t xml:space="preserve"> (feature engineering), como el consumo anual por fuente y la participación porcentual de cada energía en el total.</w:t>
        <w:br w:type="textWrapping"/>
      </w:r>
    </w:p>
    <w:p w:rsidR="00000000" w:rsidDel="00000000" w:rsidP="00000000" w:rsidRDefault="00000000" w:rsidRPr="00000000" w14:paraId="000001FC">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spacing w:after="80" w:before="280" w:line="276" w:lineRule="auto"/>
        <w:rPr>
          <w:rFonts w:ascii="Calibri" w:cs="Calibri" w:eastAsia="Calibri" w:hAnsi="Calibri"/>
          <w:sz w:val="26"/>
          <w:szCs w:val="26"/>
        </w:rPr>
      </w:pPr>
      <w:bookmarkStart w:colFirst="0" w:colLast="0" w:name="_heading=h.lq1begysg6fj" w:id="36"/>
      <w:bookmarkEnd w:id="36"/>
      <w:r w:rsidDel="00000000" w:rsidR="00000000" w:rsidRPr="00000000">
        <w:rPr>
          <w:rFonts w:ascii="Calibri" w:cs="Calibri" w:eastAsia="Calibri" w:hAnsi="Calibri"/>
          <w:sz w:val="26"/>
          <w:szCs w:val="26"/>
          <w:rtl w:val="0"/>
        </w:rPr>
        <w:t xml:space="preserve">● Entrenamiento</w:t>
      </w:r>
    </w:p>
    <w:p w:rsidR="00000000" w:rsidDel="00000000" w:rsidP="00000000" w:rsidRDefault="00000000" w:rsidRPr="00000000" w14:paraId="000001FE">
      <w:pPr>
        <w:numPr>
          <w:ilvl w:val="0"/>
          <w:numId w:val="9"/>
        </w:numPr>
        <w:spacing w:after="0" w:afterAutospacing="0" w:before="240" w:line="276" w:lineRule="auto"/>
        <w:ind w:left="720" w:hanging="360"/>
      </w:pPr>
      <w:r w:rsidDel="00000000" w:rsidR="00000000" w:rsidRPr="00000000">
        <w:rPr>
          <w:rtl w:val="0"/>
        </w:rPr>
        <w:t xml:space="preserve">Se entrenaron los modelos de regresión seleccionados con los datos preparados.</w:t>
        <w:br w:type="textWrapping"/>
      </w:r>
    </w:p>
    <w:p w:rsidR="00000000" w:rsidDel="00000000" w:rsidP="00000000" w:rsidRDefault="00000000" w:rsidRPr="00000000" w14:paraId="000001FF">
      <w:pPr>
        <w:numPr>
          <w:ilvl w:val="0"/>
          <w:numId w:val="9"/>
        </w:numPr>
        <w:spacing w:after="0" w:afterAutospacing="0" w:before="0" w:beforeAutospacing="0" w:line="276" w:lineRule="auto"/>
        <w:ind w:left="720" w:hanging="360"/>
      </w:pPr>
      <w:r w:rsidDel="00000000" w:rsidR="00000000" w:rsidRPr="00000000">
        <w:rPr>
          <w:rtl w:val="0"/>
        </w:rPr>
        <w:t xml:space="preserve">RidgeCV fue el modelo central, ya que optimiza automáticamente el hiperparámetro alpha.</w:t>
        <w:br w:type="textWrapping"/>
      </w:r>
    </w:p>
    <w:p w:rsidR="00000000" w:rsidDel="00000000" w:rsidP="00000000" w:rsidRDefault="00000000" w:rsidRPr="00000000" w14:paraId="00000200">
      <w:pPr>
        <w:numPr>
          <w:ilvl w:val="0"/>
          <w:numId w:val="9"/>
        </w:numPr>
        <w:spacing w:after="240" w:before="0" w:beforeAutospacing="0" w:line="276" w:lineRule="auto"/>
        <w:ind w:left="720" w:hanging="360"/>
      </w:pPr>
      <w:r w:rsidDel="00000000" w:rsidR="00000000" w:rsidRPr="00000000">
        <w:rPr>
          <w:rtl w:val="0"/>
        </w:rPr>
        <w:t xml:space="preserve">Random Forest y XGBoost se incluyeron como comparación para evaluar si los algoritmos de ensamble ofrecían mejoras en rendimiento.</w:t>
        <w:br w:type="textWrapping"/>
      </w:r>
    </w:p>
    <w:p w:rsidR="00000000" w:rsidDel="00000000" w:rsidP="00000000" w:rsidRDefault="00000000" w:rsidRPr="00000000" w14:paraId="00000201">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spacing w:after="80" w:before="280" w:line="276" w:lineRule="auto"/>
        <w:rPr>
          <w:rFonts w:ascii="Calibri" w:cs="Calibri" w:eastAsia="Calibri" w:hAnsi="Calibri"/>
          <w:sz w:val="26"/>
          <w:szCs w:val="26"/>
        </w:rPr>
      </w:pPr>
      <w:bookmarkStart w:colFirst="0" w:colLast="0" w:name="_heading=h.4o4w3l97nyet" w:id="37"/>
      <w:bookmarkEnd w:id="37"/>
      <w:r w:rsidDel="00000000" w:rsidR="00000000" w:rsidRPr="00000000">
        <w:rPr>
          <w:rFonts w:ascii="Calibri" w:cs="Calibri" w:eastAsia="Calibri" w:hAnsi="Calibri"/>
          <w:sz w:val="26"/>
          <w:szCs w:val="26"/>
          <w:rtl w:val="0"/>
        </w:rPr>
        <w:t xml:space="preserve">● Selección de hiperparámetros</w:t>
      </w:r>
    </w:p>
    <w:p w:rsidR="00000000" w:rsidDel="00000000" w:rsidP="00000000" w:rsidRDefault="00000000" w:rsidRPr="00000000" w14:paraId="00000203">
      <w:pPr>
        <w:numPr>
          <w:ilvl w:val="0"/>
          <w:numId w:val="54"/>
        </w:numPr>
        <w:spacing w:after="0" w:afterAutospacing="0" w:before="240" w:line="276" w:lineRule="auto"/>
        <w:ind w:left="720" w:hanging="360"/>
      </w:pPr>
      <w:r w:rsidDel="00000000" w:rsidR="00000000" w:rsidRPr="00000000">
        <w:rPr>
          <w:rtl w:val="0"/>
        </w:rPr>
        <w:t xml:space="preserve">En RidgeCV: selección automática de </w:t>
      </w:r>
      <w:r w:rsidDel="00000000" w:rsidR="00000000" w:rsidRPr="00000000">
        <w:rPr>
          <w:b w:val="1"/>
          <w:rtl w:val="0"/>
        </w:rPr>
        <w:t xml:space="preserve">alpha</w:t>
      </w:r>
      <w:r w:rsidDel="00000000" w:rsidR="00000000" w:rsidRPr="00000000">
        <w:rPr>
          <w:rtl w:val="0"/>
        </w:rPr>
        <w:t xml:space="preserve"> mediante validación cruzada.</w:t>
        <w:br w:type="textWrapping"/>
      </w:r>
    </w:p>
    <w:p w:rsidR="00000000" w:rsidDel="00000000" w:rsidP="00000000" w:rsidRDefault="00000000" w:rsidRPr="00000000" w14:paraId="00000204">
      <w:pPr>
        <w:numPr>
          <w:ilvl w:val="0"/>
          <w:numId w:val="54"/>
        </w:numPr>
        <w:spacing w:after="240" w:before="0" w:beforeAutospacing="0" w:line="276" w:lineRule="auto"/>
        <w:ind w:left="720" w:hanging="360"/>
      </w:pPr>
      <w:r w:rsidDel="00000000" w:rsidR="00000000" w:rsidRPr="00000000">
        <w:rPr>
          <w:rtl w:val="0"/>
        </w:rPr>
        <w:t xml:space="preserve">En Random Forest y XGBoost: ajuste de hiperparámetros básicos (número de estimadores, profundidad máxima) con el objetivo de mejorar precisión sin perder interpretabilidad.</w:t>
        <w:br w:type="textWrapping"/>
      </w:r>
    </w:p>
    <w:p w:rsidR="00000000" w:rsidDel="00000000" w:rsidP="00000000" w:rsidRDefault="00000000" w:rsidRPr="00000000" w14:paraId="00000205">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spacing w:after="80" w:before="280" w:line="276" w:lineRule="auto"/>
        <w:rPr>
          <w:rFonts w:ascii="Calibri" w:cs="Calibri" w:eastAsia="Calibri" w:hAnsi="Calibri"/>
          <w:sz w:val="26"/>
          <w:szCs w:val="26"/>
        </w:rPr>
      </w:pPr>
      <w:bookmarkStart w:colFirst="0" w:colLast="0" w:name="_heading=h.pf6tffl98oiz" w:id="38"/>
      <w:bookmarkEnd w:id="38"/>
      <w:r w:rsidDel="00000000" w:rsidR="00000000" w:rsidRPr="00000000">
        <w:rPr>
          <w:rFonts w:ascii="Calibri" w:cs="Calibri" w:eastAsia="Calibri" w:hAnsi="Calibri"/>
          <w:sz w:val="26"/>
          <w:szCs w:val="26"/>
          <w:rtl w:val="0"/>
        </w:rPr>
        <w:t xml:space="preserve">● Validación</w:t>
      </w:r>
    </w:p>
    <w:p w:rsidR="00000000" w:rsidDel="00000000" w:rsidP="00000000" w:rsidRDefault="00000000" w:rsidRPr="00000000" w14:paraId="00000207">
      <w:pPr>
        <w:numPr>
          <w:ilvl w:val="0"/>
          <w:numId w:val="12"/>
        </w:numPr>
        <w:spacing w:after="0" w:afterAutospacing="0" w:before="240" w:line="276" w:lineRule="auto"/>
        <w:ind w:left="720" w:hanging="360"/>
      </w:pPr>
      <w:r w:rsidDel="00000000" w:rsidR="00000000" w:rsidRPr="00000000">
        <w:rPr>
          <w:rtl w:val="0"/>
        </w:rPr>
        <w:t xml:space="preserve">Se evaluaron los modelos con métricas estándar de regresión:</w:t>
        <w:br w:type="textWrapping"/>
      </w:r>
    </w:p>
    <w:p w:rsidR="00000000" w:rsidDel="00000000" w:rsidP="00000000" w:rsidRDefault="00000000" w:rsidRPr="00000000" w14:paraId="00000208">
      <w:pPr>
        <w:numPr>
          <w:ilvl w:val="1"/>
          <w:numId w:val="12"/>
        </w:numPr>
        <w:spacing w:after="0" w:afterAutospacing="0" w:before="0" w:beforeAutospacing="0" w:line="276" w:lineRule="auto"/>
        <w:ind w:left="1440" w:hanging="360"/>
      </w:pPr>
      <w:r w:rsidDel="00000000" w:rsidR="00000000" w:rsidRPr="00000000">
        <w:rPr>
          <w:b w:val="1"/>
          <w:rtl w:val="0"/>
        </w:rPr>
        <w:t xml:space="preserve">R² (coeficiente de determinación):</w:t>
      </w:r>
      <w:r w:rsidDel="00000000" w:rsidR="00000000" w:rsidRPr="00000000">
        <w:rPr>
          <w:rtl w:val="0"/>
        </w:rPr>
        <w:t xml:space="preserve"> proporción de la varianza explicada por el modelo.</w:t>
        <w:br w:type="textWrapping"/>
      </w:r>
    </w:p>
    <w:p w:rsidR="00000000" w:rsidDel="00000000" w:rsidP="00000000" w:rsidRDefault="00000000" w:rsidRPr="00000000" w14:paraId="00000209">
      <w:pPr>
        <w:numPr>
          <w:ilvl w:val="1"/>
          <w:numId w:val="12"/>
        </w:numPr>
        <w:spacing w:after="0" w:afterAutospacing="0" w:before="0" w:beforeAutospacing="0" w:line="276" w:lineRule="auto"/>
        <w:ind w:left="1440" w:hanging="360"/>
      </w:pPr>
      <w:r w:rsidDel="00000000" w:rsidR="00000000" w:rsidRPr="00000000">
        <w:rPr>
          <w:b w:val="1"/>
          <w:rtl w:val="0"/>
        </w:rPr>
        <w:t xml:space="preserve">RMSE (Root Mean Squared Error):</w:t>
      </w:r>
      <w:r w:rsidDel="00000000" w:rsidR="00000000" w:rsidRPr="00000000">
        <w:rPr>
          <w:rtl w:val="0"/>
        </w:rPr>
        <w:t xml:space="preserve"> error cuadrático medio en BTU.</w:t>
        <w:br w:type="textWrapping"/>
      </w:r>
    </w:p>
    <w:p w:rsidR="00000000" w:rsidDel="00000000" w:rsidP="00000000" w:rsidRDefault="00000000" w:rsidRPr="00000000" w14:paraId="0000020A">
      <w:pPr>
        <w:numPr>
          <w:ilvl w:val="1"/>
          <w:numId w:val="12"/>
        </w:numPr>
        <w:spacing w:after="0" w:afterAutospacing="0" w:before="0" w:beforeAutospacing="0" w:line="276" w:lineRule="auto"/>
        <w:ind w:left="1440" w:hanging="360"/>
      </w:pPr>
      <w:r w:rsidDel="00000000" w:rsidR="00000000" w:rsidRPr="00000000">
        <w:rPr>
          <w:b w:val="1"/>
          <w:rtl w:val="0"/>
        </w:rPr>
        <w:t xml:space="preserve">MAE (Mean Absolute Error):</w:t>
      </w:r>
      <w:r w:rsidDel="00000000" w:rsidR="00000000" w:rsidRPr="00000000">
        <w:rPr>
          <w:rtl w:val="0"/>
        </w:rPr>
        <w:t xml:space="preserve"> error absoluto promedio.</w:t>
        <w:br w:type="textWrapping"/>
      </w:r>
    </w:p>
    <w:p w:rsidR="00000000" w:rsidDel="00000000" w:rsidP="00000000" w:rsidRDefault="00000000" w:rsidRPr="00000000" w14:paraId="0000020B">
      <w:pPr>
        <w:numPr>
          <w:ilvl w:val="0"/>
          <w:numId w:val="12"/>
        </w:numPr>
        <w:spacing w:after="240" w:before="0" w:beforeAutospacing="0" w:line="276" w:lineRule="auto"/>
        <w:ind w:left="720" w:hanging="360"/>
      </w:pPr>
      <w:r w:rsidDel="00000000" w:rsidR="00000000" w:rsidRPr="00000000">
        <w:rPr>
          <w:rtl w:val="0"/>
        </w:rPr>
        <w:t xml:space="preserve">La comparación de métricas permitió seleccionar el modelo final con mejor equilibrio entre rendimiento y simplicidad.</w:t>
        <w:br w:type="textWrapping"/>
      </w:r>
    </w:p>
    <w:p w:rsidR="00000000" w:rsidDel="00000000" w:rsidP="00000000" w:rsidRDefault="00000000" w:rsidRPr="00000000" w14:paraId="0000020C">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spacing w:after="80" w:before="280" w:line="276" w:lineRule="auto"/>
        <w:rPr>
          <w:rFonts w:ascii="Calibri" w:cs="Calibri" w:eastAsia="Calibri" w:hAnsi="Calibri"/>
          <w:sz w:val="26"/>
          <w:szCs w:val="26"/>
        </w:rPr>
      </w:pPr>
      <w:bookmarkStart w:colFirst="0" w:colLast="0" w:name="_heading=h.q4axc35y9ff" w:id="39"/>
      <w:bookmarkEnd w:id="39"/>
      <w:r w:rsidDel="00000000" w:rsidR="00000000" w:rsidRPr="00000000">
        <w:rPr>
          <w:rFonts w:ascii="Calibri" w:cs="Calibri" w:eastAsia="Calibri" w:hAnsi="Calibri"/>
          <w:sz w:val="26"/>
          <w:szCs w:val="26"/>
          <w:rtl w:val="0"/>
        </w:rPr>
        <w:t xml:space="preserve">● Métricas de evaluación</w:t>
      </w:r>
    </w:p>
    <w:p w:rsidR="00000000" w:rsidDel="00000000" w:rsidP="00000000" w:rsidRDefault="00000000" w:rsidRPr="00000000" w14:paraId="0000020E">
      <w:pPr>
        <w:numPr>
          <w:ilvl w:val="0"/>
          <w:numId w:val="53"/>
        </w:numPr>
        <w:spacing w:after="0" w:afterAutospacing="0" w:before="240" w:line="276" w:lineRule="auto"/>
        <w:ind w:left="720" w:hanging="360"/>
      </w:pPr>
      <w:r w:rsidDel="00000000" w:rsidR="00000000" w:rsidRPr="00000000">
        <w:rPr>
          <w:b w:val="1"/>
          <w:rtl w:val="0"/>
        </w:rPr>
        <w:t xml:space="preserve">R²:</w:t>
      </w:r>
      <w:r w:rsidDel="00000000" w:rsidR="00000000" w:rsidRPr="00000000">
        <w:rPr>
          <w:rtl w:val="0"/>
        </w:rPr>
        <w:t xml:space="preserve"> capacidad explicativa del modelo.</w:t>
        <w:br w:type="textWrapping"/>
      </w:r>
    </w:p>
    <w:p w:rsidR="00000000" w:rsidDel="00000000" w:rsidP="00000000" w:rsidRDefault="00000000" w:rsidRPr="00000000" w14:paraId="0000020F">
      <w:pPr>
        <w:numPr>
          <w:ilvl w:val="0"/>
          <w:numId w:val="53"/>
        </w:numPr>
        <w:spacing w:after="0" w:afterAutospacing="0" w:before="0" w:beforeAutospacing="0" w:line="276" w:lineRule="auto"/>
        <w:ind w:left="720" w:hanging="360"/>
      </w:pPr>
      <w:r w:rsidDel="00000000" w:rsidR="00000000" w:rsidRPr="00000000">
        <w:rPr>
          <w:b w:val="1"/>
          <w:rtl w:val="0"/>
        </w:rPr>
        <w:t xml:space="preserve">RMSE:</w:t>
      </w:r>
      <w:r w:rsidDel="00000000" w:rsidR="00000000" w:rsidRPr="00000000">
        <w:rPr>
          <w:rtl w:val="0"/>
        </w:rPr>
        <w:t xml:space="preserve"> precisión del modelo respecto al consumo real.</w:t>
        <w:br w:type="textWrapping"/>
      </w:r>
    </w:p>
    <w:p w:rsidR="00000000" w:rsidDel="00000000" w:rsidP="00000000" w:rsidRDefault="00000000" w:rsidRPr="00000000" w14:paraId="00000210">
      <w:pPr>
        <w:numPr>
          <w:ilvl w:val="0"/>
          <w:numId w:val="53"/>
        </w:numPr>
        <w:spacing w:after="240" w:before="0" w:beforeAutospacing="0" w:line="276" w:lineRule="auto"/>
        <w:ind w:left="720" w:hanging="360"/>
      </w:pPr>
      <w:r w:rsidDel="00000000" w:rsidR="00000000" w:rsidRPr="00000000">
        <w:rPr>
          <w:b w:val="1"/>
          <w:rtl w:val="0"/>
        </w:rPr>
        <w:t xml:space="preserve">MAE:</w:t>
      </w:r>
      <w:r w:rsidDel="00000000" w:rsidR="00000000" w:rsidRPr="00000000">
        <w:rPr>
          <w:rtl w:val="0"/>
        </w:rPr>
        <w:t xml:space="preserve"> magnitud media de los errores de predicción.</w:t>
        <w:br w:type="textWrapping"/>
      </w:r>
    </w:p>
    <w:p w:rsidR="00000000" w:rsidDel="00000000" w:rsidP="00000000" w:rsidRDefault="00000000" w:rsidRPr="00000000" w14:paraId="00000211">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spacing w:after="80" w:before="280" w:line="276" w:lineRule="auto"/>
        <w:rPr>
          <w:rFonts w:ascii="Calibri" w:cs="Calibri" w:eastAsia="Calibri" w:hAnsi="Calibri"/>
          <w:sz w:val="26"/>
          <w:szCs w:val="26"/>
        </w:rPr>
      </w:pPr>
      <w:bookmarkStart w:colFirst="0" w:colLast="0" w:name="_heading=h.mcawrx3vldkm" w:id="40"/>
      <w:bookmarkEnd w:id="40"/>
      <w:r w:rsidDel="00000000" w:rsidR="00000000" w:rsidRPr="00000000">
        <w:rPr>
          <w:rFonts w:ascii="Calibri" w:cs="Calibri" w:eastAsia="Calibri" w:hAnsi="Calibri"/>
          <w:sz w:val="26"/>
          <w:szCs w:val="26"/>
          <w:rtl w:val="0"/>
        </w:rPr>
        <w:t xml:space="preserve">● Comparación entre modelos</w:t>
      </w:r>
    </w:p>
    <w:p w:rsidR="00000000" w:rsidDel="00000000" w:rsidP="00000000" w:rsidRDefault="00000000" w:rsidRPr="00000000" w14:paraId="00000213">
      <w:pPr>
        <w:numPr>
          <w:ilvl w:val="0"/>
          <w:numId w:val="55"/>
        </w:numPr>
        <w:spacing w:after="0" w:afterAutospacing="0" w:before="240" w:line="276" w:lineRule="auto"/>
        <w:ind w:left="720" w:hanging="360"/>
      </w:pPr>
      <w:r w:rsidDel="00000000" w:rsidR="00000000" w:rsidRPr="00000000">
        <w:rPr>
          <w:b w:val="1"/>
          <w:rtl w:val="0"/>
        </w:rPr>
        <w:t xml:space="preserve">Regresión Lineal:</w:t>
      </w:r>
      <w:r w:rsidDel="00000000" w:rsidR="00000000" w:rsidRPr="00000000">
        <w:rPr>
          <w:rtl w:val="0"/>
        </w:rPr>
        <w:t xml:space="preserve"> modelo base, sencillo pero sin regularización.</w:t>
        <w:br w:type="textWrapping"/>
      </w:r>
    </w:p>
    <w:p w:rsidR="00000000" w:rsidDel="00000000" w:rsidP="00000000" w:rsidRDefault="00000000" w:rsidRPr="00000000" w14:paraId="00000214">
      <w:pPr>
        <w:numPr>
          <w:ilvl w:val="0"/>
          <w:numId w:val="55"/>
        </w:numPr>
        <w:spacing w:after="0" w:afterAutospacing="0" w:before="0" w:beforeAutospacing="0" w:line="276" w:lineRule="auto"/>
        <w:ind w:left="720" w:hanging="360"/>
      </w:pPr>
      <w:r w:rsidDel="00000000" w:rsidR="00000000" w:rsidRPr="00000000">
        <w:rPr>
          <w:b w:val="1"/>
          <w:rtl w:val="0"/>
        </w:rPr>
        <w:t xml:space="preserve">RidgeCV:</w:t>
      </w:r>
      <w:r w:rsidDel="00000000" w:rsidR="00000000" w:rsidRPr="00000000">
        <w:rPr>
          <w:rtl w:val="0"/>
        </w:rPr>
        <w:t xml:space="preserve"> modelo principal, mejoró la estabilidad frente a multicolinealidad y redujo el error.</w:t>
        <w:br w:type="textWrapping"/>
      </w:r>
    </w:p>
    <w:p w:rsidR="00000000" w:rsidDel="00000000" w:rsidP="00000000" w:rsidRDefault="00000000" w:rsidRPr="00000000" w14:paraId="00000215">
      <w:pPr>
        <w:numPr>
          <w:ilvl w:val="0"/>
          <w:numId w:val="55"/>
        </w:numPr>
        <w:spacing w:after="0" w:afterAutospacing="0" w:before="0" w:beforeAutospacing="0" w:line="276" w:lineRule="auto"/>
        <w:ind w:left="720" w:hanging="360"/>
      </w:pPr>
      <w:r w:rsidDel="00000000" w:rsidR="00000000" w:rsidRPr="00000000">
        <w:rPr>
          <w:b w:val="1"/>
          <w:rtl w:val="0"/>
        </w:rPr>
        <w:t xml:space="preserve">Random Forest:</w:t>
      </w:r>
      <w:r w:rsidDel="00000000" w:rsidR="00000000" w:rsidRPr="00000000">
        <w:rPr>
          <w:rtl w:val="0"/>
        </w:rPr>
        <w:t xml:space="preserve"> mostró buen rendimiento, pero con menor interpretabilidad y mayor coste computacional.</w:t>
        <w:br w:type="textWrapping"/>
      </w:r>
    </w:p>
    <w:p w:rsidR="00000000" w:rsidDel="00000000" w:rsidP="00000000" w:rsidRDefault="00000000" w:rsidRPr="00000000" w14:paraId="00000216">
      <w:pPr>
        <w:numPr>
          <w:ilvl w:val="0"/>
          <w:numId w:val="55"/>
        </w:numPr>
        <w:spacing w:after="240" w:before="0" w:beforeAutospacing="0" w:line="276" w:lineRule="auto"/>
        <w:ind w:left="720" w:hanging="360"/>
      </w:pPr>
      <w:r w:rsidDel="00000000" w:rsidR="00000000" w:rsidRPr="00000000">
        <w:rPr>
          <w:b w:val="1"/>
          <w:rtl w:val="0"/>
        </w:rPr>
        <w:t xml:space="preserve">XGBoost:</w:t>
      </w:r>
      <w:r w:rsidDel="00000000" w:rsidR="00000000" w:rsidRPr="00000000">
        <w:rPr>
          <w:rtl w:val="0"/>
        </w:rPr>
        <w:t xml:space="preserve"> logró alta precisión, pero a cambio de mayor complejidad.</w:t>
        <w:br w:type="textWrapping"/>
      </w:r>
    </w:p>
    <w:p w:rsidR="00000000" w:rsidDel="00000000" w:rsidP="00000000" w:rsidRDefault="00000000" w:rsidRPr="00000000" w14:paraId="00000217">
      <w:pPr>
        <w:spacing w:after="240" w:before="240" w:line="276" w:lineRule="auto"/>
        <w:rPr>
          <w:b w:val="1"/>
        </w:rPr>
      </w:pPr>
      <w:r w:rsidDel="00000000" w:rsidR="00000000" w:rsidRPr="00000000">
        <w:rPr>
          <w:b w:val="1"/>
          <w:rtl w:val="0"/>
        </w:rPr>
        <w:t xml:space="preserve">Selección final:</w:t>
      </w:r>
    </w:p>
    <w:p w:rsidR="00000000" w:rsidDel="00000000" w:rsidP="00000000" w:rsidRDefault="00000000" w:rsidRPr="00000000" w14:paraId="00000218">
      <w:pPr>
        <w:numPr>
          <w:ilvl w:val="0"/>
          <w:numId w:val="1"/>
        </w:numPr>
        <w:spacing w:after="240" w:before="240" w:line="276" w:lineRule="auto"/>
        <w:ind w:left="720" w:hanging="360"/>
      </w:pPr>
      <w:r w:rsidDel="00000000" w:rsidR="00000000" w:rsidRPr="00000000">
        <w:rPr>
          <w:rtl w:val="0"/>
        </w:rPr>
        <w:t xml:space="preserve">Se escogió </w:t>
      </w:r>
      <w:r w:rsidDel="00000000" w:rsidR="00000000" w:rsidRPr="00000000">
        <w:rPr>
          <w:b w:val="1"/>
          <w:rtl w:val="0"/>
        </w:rPr>
        <w:t xml:space="preserve">RidgeCV</w:t>
      </w:r>
      <w:r w:rsidDel="00000000" w:rsidR="00000000" w:rsidRPr="00000000">
        <w:rPr>
          <w:rtl w:val="0"/>
        </w:rPr>
        <w:t xml:space="preserve"> como modelo principal por su </w:t>
      </w:r>
      <w:r w:rsidDel="00000000" w:rsidR="00000000" w:rsidRPr="00000000">
        <w:rPr>
          <w:b w:val="1"/>
          <w:rtl w:val="0"/>
        </w:rPr>
        <w:t xml:space="preserve">balance entre interpretabilidad, precisión y robustez</w:t>
      </w:r>
      <w:r w:rsidDel="00000000" w:rsidR="00000000" w:rsidRPr="00000000">
        <w:rPr>
          <w:rtl w:val="0"/>
        </w:rPr>
        <w:t xml:space="preserve">.</w:t>
      </w:r>
    </w:p>
    <w:p w:rsidR="00000000" w:rsidDel="00000000" w:rsidP="00000000" w:rsidRDefault="00000000" w:rsidRPr="00000000" w14:paraId="00000219">
      <w:pPr>
        <w:spacing w:after="240" w:line="276" w:lineRule="auto"/>
        <w:ind w:left="0" w:firstLine="0"/>
        <w:rPr>
          <w:b w:val="1"/>
        </w:rPr>
      </w:pPr>
      <w:r w:rsidDel="00000000" w:rsidR="00000000" w:rsidRPr="00000000">
        <w:rPr>
          <w:rtl w:val="0"/>
        </w:rPr>
        <w:br w:type="textWrapping"/>
      </w:r>
      <w:r w:rsidDel="00000000" w:rsidR="00000000" w:rsidRPr="00000000">
        <w:rPr>
          <w:b w:val="1"/>
          <w:rtl w:val="0"/>
        </w:rPr>
        <w:t xml:space="preserve">2.5. Evaluación</w:t>
      </w:r>
    </w:p>
    <w:p w:rsidR="00000000" w:rsidDel="00000000" w:rsidP="00000000" w:rsidRDefault="00000000" w:rsidRPr="00000000" w14:paraId="0000021A">
      <w:pPr>
        <w:pStyle w:val="Heading4"/>
        <w:keepNext w:val="0"/>
        <w:keepLines w:val="0"/>
        <w:spacing w:line="276.0005454545455" w:lineRule="auto"/>
        <w:rPr/>
      </w:pPr>
      <w:bookmarkStart w:colFirst="0" w:colLast="0" w:name="_heading=h.jbkxn6ainxl9" w:id="41"/>
      <w:bookmarkEnd w:id="41"/>
      <w:r w:rsidDel="00000000" w:rsidR="00000000" w:rsidRPr="00000000">
        <w:rPr>
          <w:sz w:val="22"/>
          <w:szCs w:val="22"/>
          <w:rtl w:val="0"/>
        </w:rPr>
        <w:t xml:space="preserve">● Análisis de resultados</w:t>
      </w:r>
      <w:r w:rsidDel="00000000" w:rsidR="00000000" w:rsidRPr="00000000">
        <w:rPr>
          <w:rtl w:val="0"/>
        </w:rPr>
      </w:r>
    </w:p>
    <w:p w:rsidR="00000000" w:rsidDel="00000000" w:rsidP="00000000" w:rsidRDefault="00000000" w:rsidRPr="00000000" w14:paraId="0000021B">
      <w:pPr>
        <w:numPr>
          <w:ilvl w:val="0"/>
          <w:numId w:val="23"/>
        </w:numPr>
        <w:spacing w:after="0" w:afterAutospacing="0" w:before="240" w:line="276.0005454545455" w:lineRule="auto"/>
        <w:ind w:left="720" w:hanging="360"/>
      </w:pPr>
      <w:r w:rsidDel="00000000" w:rsidR="00000000" w:rsidRPr="00000000">
        <w:rPr>
          <w:rtl w:val="0"/>
        </w:rPr>
        <w:t xml:space="preserve">Esta gráfica muestra el desempeño de diferentes modelos (RidgeCV, BayesianRidge, RANSACRegressor, LassoLarsCV) en términos de </w:t>
      </w:r>
      <w:r w:rsidDel="00000000" w:rsidR="00000000" w:rsidRPr="00000000">
        <w:rPr>
          <w:b w:val="1"/>
          <w:rtl w:val="0"/>
        </w:rPr>
        <w:t xml:space="preserve">R², RMSE y MAE</w:t>
      </w:r>
      <w:r w:rsidDel="00000000" w:rsidR="00000000" w:rsidRPr="00000000">
        <w:rPr>
          <w:rtl w:val="0"/>
        </w:rPr>
        <w:t xml:space="preserve">.</w:t>
        <w:br w:type="textWrapping"/>
      </w:r>
    </w:p>
    <w:p w:rsidR="00000000" w:rsidDel="00000000" w:rsidP="00000000" w:rsidRDefault="00000000" w:rsidRPr="00000000" w14:paraId="0000021C">
      <w:pPr>
        <w:numPr>
          <w:ilvl w:val="0"/>
          <w:numId w:val="23"/>
        </w:numPr>
        <w:spacing w:after="240" w:before="0" w:beforeAutospacing="0" w:line="276.0005454545455" w:lineRule="auto"/>
        <w:ind w:left="720" w:hanging="360"/>
      </w:pPr>
      <w:r w:rsidDel="00000000" w:rsidR="00000000" w:rsidRPr="00000000">
        <w:rPr>
          <w:rtl w:val="0"/>
        </w:rPr>
        <w:t xml:space="preserve">Se puede comentar que todos los modelos presentan un </w:t>
      </w:r>
      <w:r w:rsidDel="00000000" w:rsidR="00000000" w:rsidRPr="00000000">
        <w:rPr>
          <w:b w:val="1"/>
          <w:rtl w:val="0"/>
        </w:rPr>
        <w:t xml:space="preserve">R² cercano a 1</w:t>
      </w:r>
      <w:r w:rsidDel="00000000" w:rsidR="00000000" w:rsidRPr="00000000">
        <w:rPr>
          <w:rtl w:val="0"/>
        </w:rPr>
        <w:t xml:space="preserve">, indicando un excelente ajuste, pero RidgeCV se destacó como el más balanceado entre precisión y simplicidad.</w:t>
        <w:br w:type="textWrapping"/>
      </w:r>
    </w:p>
    <w:p w:rsidR="00000000" w:rsidDel="00000000" w:rsidP="00000000" w:rsidRDefault="00000000" w:rsidRPr="00000000" w14:paraId="0000021D">
      <w:pPr>
        <w:spacing w:after="240" w:before="240" w:line="276.0005454545455" w:lineRule="auto"/>
        <w:rPr/>
      </w:pPr>
      <w:r w:rsidDel="00000000" w:rsidR="00000000" w:rsidRPr="00000000">
        <w:rPr/>
        <w:drawing>
          <wp:inline distB="114300" distT="114300" distL="114300" distR="114300">
            <wp:extent cx="5612130" cy="3302000"/>
            <wp:effectExtent b="0" l="0" r="0" t="0"/>
            <wp:docPr id="92618119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121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276.0005454545455" w:lineRule="auto"/>
        <w:rPr/>
      </w:pPr>
      <w:r w:rsidDel="00000000" w:rsidR="00000000" w:rsidRPr="00000000">
        <w:rPr>
          <w:rtl w:val="0"/>
        </w:rPr>
      </w:r>
    </w:p>
    <w:p w:rsidR="00000000" w:rsidDel="00000000" w:rsidP="00000000" w:rsidRDefault="00000000" w:rsidRPr="00000000" w14:paraId="0000021F">
      <w:pPr>
        <w:spacing w:after="0" w:line="276.000545454545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4"/>
        <w:keepNext w:val="0"/>
        <w:keepLines w:val="0"/>
        <w:spacing w:line="276.0005454545455" w:lineRule="auto"/>
        <w:rPr>
          <w:sz w:val="22"/>
          <w:szCs w:val="22"/>
        </w:rPr>
      </w:pPr>
      <w:bookmarkStart w:colFirst="0" w:colLast="0" w:name="_heading=h.49vhaklr1q9u" w:id="42"/>
      <w:bookmarkEnd w:id="42"/>
      <w:r w:rsidDel="00000000" w:rsidR="00000000" w:rsidRPr="00000000">
        <w:rPr>
          <w:sz w:val="22"/>
          <w:szCs w:val="22"/>
          <w:rtl w:val="0"/>
        </w:rPr>
        <w:t xml:space="preserve">● Validación con expertos o stakeholders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Para garantizar la pertinencia y aplicabilidad de los resultados, se plantea un proceso de validación con actores clave del sector energético y académico. Esta validación cumple un doble propósito: por un lado, verificar la coherencia de los hallazgos con la realidad del sector; y por otro, asegurar que el modelo aporte valor estratégico en la toma de decisiones.</w:t>
      </w:r>
    </w:p>
    <w:p w:rsidR="00000000" w:rsidDel="00000000" w:rsidP="00000000" w:rsidRDefault="00000000" w:rsidRPr="00000000" w14:paraId="00000223">
      <w:pPr>
        <w:numPr>
          <w:ilvl w:val="0"/>
          <w:numId w:val="4"/>
        </w:numPr>
        <w:spacing w:after="0" w:afterAutospacing="0" w:before="240" w:lineRule="auto"/>
        <w:ind w:left="720" w:hanging="360"/>
      </w:pPr>
      <w:r w:rsidDel="00000000" w:rsidR="00000000" w:rsidRPr="00000000">
        <w:rPr>
          <w:b w:val="1"/>
          <w:rtl w:val="0"/>
        </w:rPr>
        <w:t xml:space="preserve">Instituciones públicas</w:t>
      </w:r>
      <w:r w:rsidDel="00000000" w:rsidR="00000000" w:rsidRPr="00000000">
        <w:rPr>
          <w:rtl w:val="0"/>
        </w:rPr>
        <w:t xml:space="preserve">:</w:t>
        <w:br w:type="textWrapping"/>
      </w:r>
    </w:p>
    <w:p w:rsidR="00000000" w:rsidDel="00000000" w:rsidP="00000000" w:rsidRDefault="00000000" w:rsidRPr="00000000" w14:paraId="00000224">
      <w:pPr>
        <w:numPr>
          <w:ilvl w:val="1"/>
          <w:numId w:val="4"/>
        </w:numPr>
        <w:spacing w:after="0" w:afterAutospacing="0" w:before="0" w:beforeAutospacing="0" w:lineRule="auto"/>
        <w:ind w:left="1440" w:hanging="360"/>
      </w:pPr>
      <w:r w:rsidDel="00000000" w:rsidR="00000000" w:rsidRPr="00000000">
        <w:rPr>
          <w:rtl w:val="0"/>
        </w:rPr>
        <w:t xml:space="preserve">Consultar a organismos como la </w:t>
      </w:r>
      <w:r w:rsidDel="00000000" w:rsidR="00000000" w:rsidRPr="00000000">
        <w:rPr>
          <w:i w:val="1"/>
          <w:rtl w:val="0"/>
        </w:rPr>
        <w:t xml:space="preserve">U.S. Energy Information Administration (EIA)</w:t>
      </w:r>
      <w:r w:rsidDel="00000000" w:rsidR="00000000" w:rsidRPr="00000000">
        <w:rPr>
          <w:rtl w:val="0"/>
        </w:rPr>
        <w:t xml:space="preserve"> y entidades locales de planeación energética, con el fin de contrastar las predicciones del modelo con sus proyecciones oficiales.</w:t>
        <w:br w:type="textWrapping"/>
      </w:r>
    </w:p>
    <w:p w:rsidR="00000000" w:rsidDel="00000000" w:rsidP="00000000" w:rsidRDefault="00000000" w:rsidRPr="00000000" w14:paraId="00000225">
      <w:pPr>
        <w:numPr>
          <w:ilvl w:val="1"/>
          <w:numId w:val="4"/>
        </w:numPr>
        <w:spacing w:after="0" w:afterAutospacing="0" w:before="0" w:beforeAutospacing="0" w:lineRule="auto"/>
        <w:ind w:left="1440" w:hanging="360"/>
      </w:pPr>
      <w:r w:rsidDel="00000000" w:rsidR="00000000" w:rsidRPr="00000000">
        <w:rPr>
          <w:rtl w:val="0"/>
        </w:rPr>
        <w:t xml:space="preserve">Validar que las tendencias estimadas se alineen con las políticas de transición energética y sostenibilidad vigentes.</w:t>
        <w:br w:type="textWrapping"/>
      </w:r>
    </w:p>
    <w:p w:rsidR="00000000" w:rsidDel="00000000" w:rsidP="00000000" w:rsidRDefault="00000000" w:rsidRPr="00000000" w14:paraId="00000226">
      <w:pPr>
        <w:numPr>
          <w:ilvl w:val="0"/>
          <w:numId w:val="4"/>
        </w:numPr>
        <w:spacing w:after="0" w:afterAutospacing="0" w:before="0" w:beforeAutospacing="0" w:lineRule="auto"/>
        <w:ind w:left="720" w:hanging="360"/>
      </w:pPr>
      <w:r w:rsidDel="00000000" w:rsidR="00000000" w:rsidRPr="00000000">
        <w:rPr>
          <w:b w:val="1"/>
          <w:rtl w:val="0"/>
        </w:rPr>
        <w:t xml:space="preserve">Empresas y sector privado</w:t>
      </w:r>
      <w:r w:rsidDel="00000000" w:rsidR="00000000" w:rsidRPr="00000000">
        <w:rPr>
          <w:rtl w:val="0"/>
        </w:rPr>
        <w:t xml:space="preserve">:</w:t>
        <w:br w:type="textWrapping"/>
      </w:r>
    </w:p>
    <w:p w:rsidR="00000000" w:rsidDel="00000000" w:rsidP="00000000" w:rsidRDefault="00000000" w:rsidRPr="00000000" w14:paraId="00000227">
      <w:pPr>
        <w:numPr>
          <w:ilvl w:val="1"/>
          <w:numId w:val="4"/>
        </w:numPr>
        <w:spacing w:after="0" w:afterAutospacing="0" w:before="0" w:beforeAutospacing="0" w:lineRule="auto"/>
        <w:ind w:left="1440" w:hanging="360"/>
      </w:pPr>
      <w:r w:rsidDel="00000000" w:rsidR="00000000" w:rsidRPr="00000000">
        <w:rPr>
          <w:rtl w:val="0"/>
        </w:rPr>
        <w:t xml:space="preserve">Compartir los resultados con empresas energéticas interesadas en el desarrollo de fuentes renovables, para verificar la utilidad práctica del modelo en la planificación de inversiones e infraestructura.</w:t>
        <w:br w:type="textWrapping"/>
      </w:r>
    </w:p>
    <w:p w:rsidR="00000000" w:rsidDel="00000000" w:rsidP="00000000" w:rsidRDefault="00000000" w:rsidRPr="00000000" w14:paraId="00000228">
      <w:pPr>
        <w:numPr>
          <w:ilvl w:val="1"/>
          <w:numId w:val="4"/>
        </w:numPr>
        <w:spacing w:after="0" w:afterAutospacing="0" w:before="0" w:beforeAutospacing="0" w:lineRule="auto"/>
        <w:ind w:left="1440" w:hanging="360"/>
      </w:pPr>
      <w:r w:rsidDel="00000000" w:rsidR="00000000" w:rsidRPr="00000000">
        <w:rPr>
          <w:rtl w:val="0"/>
        </w:rPr>
        <w:t xml:space="preserve">Obtener retroalimentación sobre cómo incorporar variables adicionales (precios de energía, costos tecnológicos, regulaciones) que influyen directamente en la estrategia empresarial.</w:t>
        <w:br w:type="textWrapping"/>
      </w:r>
    </w:p>
    <w:p w:rsidR="00000000" w:rsidDel="00000000" w:rsidP="00000000" w:rsidRDefault="00000000" w:rsidRPr="00000000" w14:paraId="00000229">
      <w:pPr>
        <w:numPr>
          <w:ilvl w:val="0"/>
          <w:numId w:val="4"/>
        </w:numPr>
        <w:spacing w:after="0" w:afterAutospacing="0" w:before="0" w:beforeAutospacing="0" w:lineRule="auto"/>
        <w:ind w:left="720" w:hanging="360"/>
      </w:pPr>
      <w:r w:rsidDel="00000000" w:rsidR="00000000" w:rsidRPr="00000000">
        <w:rPr>
          <w:b w:val="1"/>
          <w:rtl w:val="0"/>
        </w:rPr>
        <w:t xml:space="preserve">Academia y expertos técnicos</w:t>
      </w:r>
      <w:r w:rsidDel="00000000" w:rsidR="00000000" w:rsidRPr="00000000">
        <w:rPr>
          <w:rtl w:val="0"/>
        </w:rPr>
        <w:t xml:space="preserve">:</w:t>
        <w:br w:type="textWrapping"/>
      </w:r>
    </w:p>
    <w:p w:rsidR="00000000" w:rsidDel="00000000" w:rsidP="00000000" w:rsidRDefault="00000000" w:rsidRPr="00000000" w14:paraId="0000022A">
      <w:pPr>
        <w:numPr>
          <w:ilvl w:val="1"/>
          <w:numId w:val="4"/>
        </w:numPr>
        <w:spacing w:after="0" w:afterAutospacing="0" w:before="0" w:beforeAutospacing="0" w:lineRule="auto"/>
        <w:ind w:left="1440" w:hanging="360"/>
      </w:pPr>
      <w:r w:rsidDel="00000000" w:rsidR="00000000" w:rsidRPr="00000000">
        <w:rPr>
          <w:rtl w:val="0"/>
        </w:rPr>
        <w:t xml:space="preserve">Presentar el modelo en espacios académicos (universidades, grupos de investigación) para recibir retroalimentación sobre la solidez metodológica y posibles mejoras.</w:t>
        <w:br w:type="textWrapping"/>
      </w:r>
    </w:p>
    <w:p w:rsidR="00000000" w:rsidDel="00000000" w:rsidP="00000000" w:rsidRDefault="00000000" w:rsidRPr="00000000" w14:paraId="0000022B">
      <w:pPr>
        <w:numPr>
          <w:ilvl w:val="1"/>
          <w:numId w:val="4"/>
        </w:numPr>
        <w:spacing w:after="0" w:afterAutospacing="0" w:before="0" w:beforeAutospacing="0" w:lineRule="auto"/>
        <w:ind w:left="1440" w:hanging="360"/>
      </w:pPr>
      <w:r w:rsidDel="00000000" w:rsidR="00000000" w:rsidRPr="00000000">
        <w:rPr>
          <w:rtl w:val="0"/>
        </w:rPr>
        <w:t xml:space="preserve">Explorar la integración del modelo como herramienta de docencia y análisis comparativo en estudios de energía y sostenibilidad.</w:t>
        <w:br w:type="textWrapping"/>
      </w:r>
    </w:p>
    <w:p w:rsidR="00000000" w:rsidDel="00000000" w:rsidP="00000000" w:rsidRDefault="00000000" w:rsidRPr="00000000" w14:paraId="0000022C">
      <w:pPr>
        <w:numPr>
          <w:ilvl w:val="0"/>
          <w:numId w:val="4"/>
        </w:numPr>
        <w:spacing w:after="0" w:afterAutospacing="0" w:before="0" w:beforeAutospacing="0" w:lineRule="auto"/>
        <w:ind w:left="720" w:hanging="360"/>
      </w:pPr>
      <w:r w:rsidDel="00000000" w:rsidR="00000000" w:rsidRPr="00000000">
        <w:rPr>
          <w:b w:val="1"/>
          <w:rtl w:val="0"/>
        </w:rPr>
        <w:t xml:space="preserve">Mecanismos de validación propuestos</w:t>
      </w:r>
      <w:r w:rsidDel="00000000" w:rsidR="00000000" w:rsidRPr="00000000">
        <w:rPr>
          <w:rtl w:val="0"/>
        </w:rPr>
        <w:t xml:space="preserve">:</w:t>
        <w:br w:type="textWrapping"/>
      </w:r>
    </w:p>
    <w:p w:rsidR="00000000" w:rsidDel="00000000" w:rsidP="00000000" w:rsidRDefault="00000000" w:rsidRPr="00000000" w14:paraId="0000022D">
      <w:pPr>
        <w:numPr>
          <w:ilvl w:val="1"/>
          <w:numId w:val="4"/>
        </w:numPr>
        <w:spacing w:after="0" w:afterAutospacing="0" w:before="0" w:beforeAutospacing="0" w:lineRule="auto"/>
        <w:ind w:left="1440" w:hanging="360"/>
      </w:pPr>
      <w:r w:rsidDel="00000000" w:rsidR="00000000" w:rsidRPr="00000000">
        <w:rPr>
          <w:rtl w:val="0"/>
        </w:rPr>
        <w:t xml:space="preserve">Talleres participativos de discusión de resultados.</w:t>
        <w:br w:type="textWrapping"/>
      </w:r>
    </w:p>
    <w:p w:rsidR="00000000" w:rsidDel="00000000" w:rsidP="00000000" w:rsidRDefault="00000000" w:rsidRPr="00000000" w14:paraId="0000022E">
      <w:pPr>
        <w:numPr>
          <w:ilvl w:val="1"/>
          <w:numId w:val="4"/>
        </w:numPr>
        <w:spacing w:after="0" w:afterAutospacing="0" w:before="0" w:beforeAutospacing="0" w:lineRule="auto"/>
        <w:ind w:left="1440" w:hanging="360"/>
      </w:pPr>
      <w:r w:rsidDel="00000000" w:rsidR="00000000" w:rsidRPr="00000000">
        <w:rPr>
          <w:rtl w:val="0"/>
        </w:rPr>
        <w:t xml:space="preserve">Revisión de supuestos metodológicos por pares académicos.</w:t>
        <w:br w:type="textWrapping"/>
      </w:r>
    </w:p>
    <w:p w:rsidR="00000000" w:rsidDel="00000000" w:rsidP="00000000" w:rsidRDefault="00000000" w:rsidRPr="00000000" w14:paraId="0000022F">
      <w:pPr>
        <w:numPr>
          <w:ilvl w:val="1"/>
          <w:numId w:val="4"/>
        </w:numPr>
        <w:spacing w:after="240" w:before="0" w:beforeAutospacing="0" w:lineRule="auto"/>
        <w:ind w:left="1440" w:hanging="360"/>
      </w:pPr>
      <w:r w:rsidDel="00000000" w:rsidR="00000000" w:rsidRPr="00000000">
        <w:rPr>
          <w:rtl w:val="0"/>
        </w:rPr>
        <w:t xml:space="preserve">Incorporación de comentarios en nuevas iteraciones del modelo para fortalecer su utilidad y confiabilidad.</w:t>
        <w:br w:type="textWrapping"/>
      </w:r>
    </w:p>
    <w:p w:rsidR="00000000" w:rsidDel="00000000" w:rsidP="00000000" w:rsidRDefault="00000000" w:rsidRPr="00000000" w14:paraId="00000230">
      <w:pPr>
        <w:spacing w:after="240" w:before="240" w:lineRule="auto"/>
        <w:rPr/>
      </w:pPr>
      <w:r w:rsidDel="00000000" w:rsidR="00000000" w:rsidRPr="00000000">
        <w:rPr>
          <w:rtl w:val="0"/>
        </w:rPr>
        <w:t xml:space="preserve">En conjunto, la validación con expertos y stakeholders permite cerrar la brecha entre el análisis técnico y la toma de decisiones reales, asegurando que el modelo no solo sea preciso en términos estadísticos, sino también relevante, comprensible y aplicable en contextos de política energética, sostenibilidad e inversión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276.0005454545455" w:lineRule="auto"/>
        <w:rPr/>
      </w:pPr>
      <w:r w:rsidDel="00000000" w:rsidR="00000000" w:rsidRPr="00000000">
        <w:rPr>
          <w:rtl w:val="0"/>
        </w:rPr>
      </w:r>
    </w:p>
    <w:p w:rsidR="00000000" w:rsidDel="00000000" w:rsidP="00000000" w:rsidRDefault="00000000" w:rsidRPr="00000000" w14:paraId="00000233">
      <w:pPr>
        <w:spacing w:after="240" w:before="240" w:line="276.000545454545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4"/>
        <w:keepNext w:val="0"/>
        <w:keepLines w:val="0"/>
        <w:spacing w:line="276.0005454545455" w:lineRule="auto"/>
        <w:rPr>
          <w:sz w:val="22"/>
          <w:szCs w:val="22"/>
        </w:rPr>
      </w:pPr>
      <w:bookmarkStart w:colFirst="0" w:colLast="0" w:name="_heading=h.ktqrsz6t6aqm" w:id="43"/>
      <w:bookmarkEnd w:id="43"/>
      <w:r w:rsidDel="00000000" w:rsidR="00000000" w:rsidRPr="00000000">
        <w:rPr>
          <w:sz w:val="22"/>
          <w:szCs w:val="22"/>
          <w:rtl w:val="0"/>
        </w:rPr>
        <w:t xml:space="preserve">● Lecciones aprendidas</w:t>
      </w:r>
    </w:p>
    <w:p w:rsidR="00000000" w:rsidDel="00000000" w:rsidP="00000000" w:rsidRDefault="00000000" w:rsidRPr="00000000" w14:paraId="00000235">
      <w:pPr>
        <w:spacing w:after="240" w:before="240" w:line="276.0005454545455" w:lineRule="auto"/>
        <w:rPr/>
      </w:pPr>
      <w:r w:rsidDel="00000000" w:rsidR="00000000" w:rsidRPr="00000000">
        <w:rPr>
          <w:rtl w:val="0"/>
        </w:rPr>
        <w:t xml:space="preserve">El análisis de relevancia de características, representado mediante el </w:t>
      </w:r>
      <w:r w:rsidDel="00000000" w:rsidR="00000000" w:rsidRPr="00000000">
        <w:rPr>
          <w:b w:val="1"/>
          <w:rtl w:val="0"/>
        </w:rPr>
        <w:t xml:space="preserve">heatmap de coeficientes e importancias</w:t>
      </w:r>
      <w:r w:rsidDel="00000000" w:rsidR="00000000" w:rsidRPr="00000000">
        <w:rPr>
          <w:rtl w:val="0"/>
        </w:rPr>
        <w:t xml:space="preserve"> de los modelos lineales (RidgeCV, BayesianRidge y LassoLarsCV), permitió identificar los factores con mayor peso en la predicción del consumo total de energías renovables.</w:t>
      </w:r>
    </w:p>
    <w:p w:rsidR="00000000" w:rsidDel="00000000" w:rsidP="00000000" w:rsidRDefault="00000000" w:rsidRPr="00000000" w14:paraId="00000236">
      <w:pPr>
        <w:numPr>
          <w:ilvl w:val="0"/>
          <w:numId w:val="40"/>
        </w:numPr>
        <w:spacing w:after="0" w:afterAutospacing="0" w:before="240" w:line="276.0005454545455" w:lineRule="auto"/>
        <w:ind w:left="720" w:hanging="360"/>
      </w:pPr>
      <w:r w:rsidDel="00000000" w:rsidR="00000000" w:rsidRPr="00000000">
        <w:rPr>
          <w:b w:val="1"/>
          <w:rtl w:val="0"/>
        </w:rPr>
        <w:t xml:space="preserve">Variables más influyentes</w:t>
      </w:r>
      <w:r w:rsidDel="00000000" w:rsidR="00000000" w:rsidRPr="00000000">
        <w:rPr>
          <w:rtl w:val="0"/>
        </w:rPr>
        <w:t xml:space="preserve">:</w:t>
        <w:br w:type="textWrapping"/>
      </w:r>
    </w:p>
    <w:p w:rsidR="00000000" w:rsidDel="00000000" w:rsidP="00000000" w:rsidRDefault="00000000" w:rsidRPr="00000000" w14:paraId="00000237">
      <w:pPr>
        <w:numPr>
          <w:ilvl w:val="1"/>
          <w:numId w:val="40"/>
        </w:numPr>
        <w:spacing w:after="0" w:afterAutospacing="0" w:before="0" w:beforeAutospacing="0" w:line="276.0005454545455" w:lineRule="auto"/>
        <w:ind w:left="1440" w:hanging="360"/>
      </w:pPr>
      <w:r w:rsidDel="00000000" w:rsidR="00000000" w:rsidRPr="00000000">
        <w:rPr>
          <w:b w:val="1"/>
          <w:rtl w:val="0"/>
        </w:rPr>
        <w:t xml:space="preserve">Solar Energy</w:t>
      </w:r>
      <w:r w:rsidDel="00000000" w:rsidR="00000000" w:rsidRPr="00000000">
        <w:rPr>
          <w:rtl w:val="0"/>
        </w:rPr>
        <w:t xml:space="preserve"> y </w:t>
      </w:r>
      <w:r w:rsidDel="00000000" w:rsidR="00000000" w:rsidRPr="00000000">
        <w:rPr>
          <w:b w:val="1"/>
          <w:rtl w:val="0"/>
        </w:rPr>
        <w:t xml:space="preserve">Wind Energy</w:t>
      </w:r>
      <w:r w:rsidDel="00000000" w:rsidR="00000000" w:rsidRPr="00000000">
        <w:rPr>
          <w:rtl w:val="0"/>
        </w:rPr>
        <w:t xml:space="preserve"> se consolidaron como las fuentes con mayor impacto, lo que refleja su protagonismo en el crecimiento reciente del consumo renovable.</w:t>
        <w:br w:type="textWrapping"/>
      </w:r>
    </w:p>
    <w:p w:rsidR="00000000" w:rsidDel="00000000" w:rsidP="00000000" w:rsidRDefault="00000000" w:rsidRPr="00000000" w14:paraId="00000238">
      <w:pPr>
        <w:numPr>
          <w:ilvl w:val="1"/>
          <w:numId w:val="40"/>
        </w:numPr>
        <w:spacing w:after="0" w:afterAutospacing="0" w:before="0" w:beforeAutospacing="0" w:line="276.0005454545455" w:lineRule="auto"/>
        <w:ind w:left="1440" w:hanging="360"/>
      </w:pPr>
      <w:r w:rsidDel="00000000" w:rsidR="00000000" w:rsidRPr="00000000">
        <w:rPr>
          <w:b w:val="1"/>
          <w:rtl w:val="0"/>
        </w:rPr>
        <w:t xml:space="preserve">Geothermal Energy</w:t>
      </w:r>
      <w:r w:rsidDel="00000000" w:rsidR="00000000" w:rsidRPr="00000000">
        <w:rPr>
          <w:rtl w:val="0"/>
        </w:rPr>
        <w:t xml:space="preserve"> e </w:t>
      </w:r>
      <w:r w:rsidDel="00000000" w:rsidR="00000000" w:rsidRPr="00000000">
        <w:rPr>
          <w:b w:val="1"/>
          <w:rtl w:val="0"/>
        </w:rPr>
        <w:t xml:space="preserve">Hydroelectric Power</w:t>
      </w:r>
      <w:r w:rsidDel="00000000" w:rsidR="00000000" w:rsidRPr="00000000">
        <w:rPr>
          <w:rtl w:val="0"/>
        </w:rPr>
        <w:t xml:space="preserve"> también presentaron una relevancia significativa, confirmando que, a pesar de su menor crecimiento relativo, siguen siendo pilares en la matriz renovable.</w:t>
        <w:br w:type="textWrapping"/>
      </w:r>
    </w:p>
    <w:p w:rsidR="00000000" w:rsidDel="00000000" w:rsidP="00000000" w:rsidRDefault="00000000" w:rsidRPr="00000000" w14:paraId="00000239">
      <w:pPr>
        <w:numPr>
          <w:ilvl w:val="1"/>
          <w:numId w:val="40"/>
        </w:numPr>
        <w:spacing w:after="0" w:afterAutospacing="0" w:before="0" w:beforeAutospacing="0" w:line="276.0005454545455" w:lineRule="auto"/>
        <w:ind w:left="1440" w:hanging="360"/>
      </w:pPr>
      <w:r w:rsidDel="00000000" w:rsidR="00000000" w:rsidRPr="00000000">
        <w:rPr>
          <w:rtl w:val="0"/>
        </w:rPr>
        <w:t xml:space="preserve">La variable </w:t>
      </w:r>
      <w:r w:rsidDel="00000000" w:rsidR="00000000" w:rsidRPr="00000000">
        <w:rPr>
          <w:b w:val="1"/>
          <w:rtl w:val="0"/>
        </w:rPr>
        <w:t xml:space="preserve">Sector</w:t>
      </w:r>
      <w:r w:rsidDel="00000000" w:rsidR="00000000" w:rsidRPr="00000000">
        <w:rPr>
          <w:rtl w:val="0"/>
        </w:rPr>
        <w:t xml:space="preserve"> mostró un peso importante en la explicación del consumo, evidenciando que la distribución por actividades económicas (eléctrico, industrial, residencial, etc.) es determinante para comprender la dinámica de la demanda.</w:t>
        <w:br w:type="textWrapping"/>
      </w:r>
    </w:p>
    <w:p w:rsidR="00000000" w:rsidDel="00000000" w:rsidP="00000000" w:rsidRDefault="00000000" w:rsidRPr="00000000" w14:paraId="0000023A">
      <w:pPr>
        <w:numPr>
          <w:ilvl w:val="0"/>
          <w:numId w:val="40"/>
        </w:numPr>
        <w:spacing w:after="0" w:afterAutospacing="0" w:before="0" w:beforeAutospacing="0" w:line="276.0005454545455" w:lineRule="auto"/>
        <w:ind w:left="720" w:hanging="360"/>
      </w:pPr>
      <w:r w:rsidDel="00000000" w:rsidR="00000000" w:rsidRPr="00000000">
        <w:rPr>
          <w:b w:val="1"/>
          <w:rtl w:val="0"/>
        </w:rPr>
        <w:t xml:space="preserve">Concordancia entre modelos</w:t>
      </w:r>
      <w:r w:rsidDel="00000000" w:rsidR="00000000" w:rsidRPr="00000000">
        <w:rPr>
          <w:rtl w:val="0"/>
        </w:rPr>
        <w:t xml:space="preserve">:</w:t>
        <w:br w:type="textWrapping"/>
      </w:r>
    </w:p>
    <w:p w:rsidR="00000000" w:rsidDel="00000000" w:rsidP="00000000" w:rsidRDefault="00000000" w:rsidRPr="00000000" w14:paraId="0000023B">
      <w:pPr>
        <w:numPr>
          <w:ilvl w:val="1"/>
          <w:numId w:val="40"/>
        </w:numPr>
        <w:spacing w:after="0" w:afterAutospacing="0" w:before="0" w:beforeAutospacing="0" w:line="276.0005454545455" w:lineRule="auto"/>
        <w:ind w:left="1440" w:hanging="360"/>
      </w:pPr>
      <w:r w:rsidDel="00000000" w:rsidR="00000000" w:rsidRPr="00000000">
        <w:rPr>
          <w:rtl w:val="0"/>
        </w:rPr>
        <w:t xml:space="preserve">Aunque cada algoritmo tiene un enfoque distinto de regularización y selección de variables, los tres coincidieron en destacar las mismas fuentes renovables como las más influyentes.</w:t>
        <w:br w:type="textWrapping"/>
      </w:r>
    </w:p>
    <w:p w:rsidR="00000000" w:rsidDel="00000000" w:rsidP="00000000" w:rsidRDefault="00000000" w:rsidRPr="00000000" w14:paraId="0000023C">
      <w:pPr>
        <w:numPr>
          <w:ilvl w:val="1"/>
          <w:numId w:val="40"/>
        </w:numPr>
        <w:spacing w:after="0" w:afterAutospacing="0" w:before="0" w:beforeAutospacing="0" w:line="276.0005454545455" w:lineRule="auto"/>
        <w:ind w:left="1440" w:hanging="360"/>
      </w:pPr>
      <w:r w:rsidDel="00000000" w:rsidR="00000000" w:rsidRPr="00000000">
        <w:rPr>
          <w:rtl w:val="0"/>
        </w:rPr>
        <w:t xml:space="preserve">Esta consistencia refuerza la confiabilidad de los hallazgos y reduce el riesgo de que las conclusiones dependan de un único modelo.</w:t>
        <w:br w:type="textWrapping"/>
      </w:r>
    </w:p>
    <w:p w:rsidR="00000000" w:rsidDel="00000000" w:rsidP="00000000" w:rsidRDefault="00000000" w:rsidRPr="00000000" w14:paraId="0000023D">
      <w:pPr>
        <w:numPr>
          <w:ilvl w:val="0"/>
          <w:numId w:val="40"/>
        </w:numPr>
        <w:spacing w:after="0" w:afterAutospacing="0" w:before="0" w:beforeAutospacing="0" w:line="276.0005454545455" w:lineRule="auto"/>
        <w:ind w:left="720" w:hanging="360"/>
      </w:pPr>
      <w:r w:rsidDel="00000000" w:rsidR="00000000" w:rsidRPr="00000000">
        <w:rPr>
          <w:b w:val="1"/>
          <w:rtl w:val="0"/>
        </w:rPr>
        <w:t xml:space="preserve">Interpretabilidad y transparencia</w:t>
      </w:r>
      <w:r w:rsidDel="00000000" w:rsidR="00000000" w:rsidRPr="00000000">
        <w:rPr>
          <w:rtl w:val="0"/>
        </w:rPr>
        <w:t xml:space="preserve">:</w:t>
        <w:br w:type="textWrapping"/>
      </w:r>
    </w:p>
    <w:p w:rsidR="00000000" w:rsidDel="00000000" w:rsidP="00000000" w:rsidRDefault="00000000" w:rsidRPr="00000000" w14:paraId="0000023E">
      <w:pPr>
        <w:numPr>
          <w:ilvl w:val="1"/>
          <w:numId w:val="40"/>
        </w:numPr>
        <w:spacing w:after="0" w:afterAutospacing="0" w:before="0" w:beforeAutospacing="0" w:line="276.0005454545455" w:lineRule="auto"/>
        <w:ind w:left="1440" w:hanging="360"/>
      </w:pPr>
      <w:r w:rsidDel="00000000" w:rsidR="00000000" w:rsidRPr="00000000">
        <w:rPr>
          <w:rtl w:val="0"/>
        </w:rPr>
        <w:t xml:space="preserve">La visualización mediante heatmap facilita la comunicación de los resultados a actores no técnicos, ya que permite identificar de manera clara qué variables son las más críticas.</w:t>
        <w:br w:type="textWrapping"/>
      </w:r>
    </w:p>
    <w:p w:rsidR="00000000" w:rsidDel="00000000" w:rsidP="00000000" w:rsidRDefault="00000000" w:rsidRPr="00000000" w14:paraId="0000023F">
      <w:pPr>
        <w:numPr>
          <w:ilvl w:val="1"/>
          <w:numId w:val="40"/>
        </w:numPr>
        <w:spacing w:after="240" w:before="0" w:beforeAutospacing="0" w:line="276.0005454545455" w:lineRule="auto"/>
        <w:ind w:left="1440" w:hanging="360"/>
      </w:pPr>
      <w:r w:rsidDel="00000000" w:rsidR="00000000" w:rsidRPr="00000000">
        <w:rPr>
          <w:rtl w:val="0"/>
        </w:rPr>
        <w:t xml:space="preserve">Este enfoque fortalece la transparencia del modelo y aporta insumos valiosos para la toma de decisiones en política energética y planeación estratégica.</w:t>
        <w:br w:type="textWrapping"/>
      </w:r>
    </w:p>
    <w:p w:rsidR="00000000" w:rsidDel="00000000" w:rsidP="00000000" w:rsidRDefault="00000000" w:rsidRPr="00000000" w14:paraId="00000240">
      <w:pPr>
        <w:spacing w:after="240" w:before="240" w:line="276.0005454545455" w:lineRule="auto"/>
        <w:rPr/>
      </w:pPr>
      <w:r w:rsidDel="00000000" w:rsidR="00000000" w:rsidRPr="00000000">
        <w:rPr>
          <w:rtl w:val="0"/>
        </w:rPr>
        <w:t xml:space="preserve">En síntesis, el heatmap confirma que el consumo total renovable en Estados Unidos está fuertemente determinado por la evolución de fuentes como solar y eólica, apoyadas por geotermia e hidroeléctrica, y moduladas por las diferencias sectoriales. Estos hallazgos ofrecen evidencia sólida para orientar inversiones en infraestructura y diseñar estrategias de transición energética con mayor precisión</w:t>
      </w:r>
    </w:p>
    <w:p w:rsidR="00000000" w:rsidDel="00000000" w:rsidP="00000000" w:rsidRDefault="00000000" w:rsidRPr="00000000" w14:paraId="00000241">
      <w:pPr>
        <w:spacing w:after="240" w:before="240" w:line="276.0005454545455"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84268" cy="4143692"/>
            <wp:effectExtent b="0" l="0" r="0" t="0"/>
            <wp:wrapTopAndBottom distB="114300" distT="114300"/>
            <wp:docPr id="92618118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84268" cy="4143692"/>
                    </a:xfrm>
                    <a:prstGeom prst="rect"/>
                    <a:ln/>
                  </pic:spPr>
                </pic:pic>
              </a:graphicData>
            </a:graphic>
          </wp:anchor>
        </w:drawing>
      </w:r>
    </w:p>
    <w:p w:rsidR="00000000" w:rsidDel="00000000" w:rsidP="00000000" w:rsidRDefault="00000000" w:rsidRPr="00000000" w14:paraId="00000242">
      <w:pPr>
        <w:spacing w:after="240" w:before="240" w:line="276.0005454545455" w:lineRule="auto"/>
        <w:ind w:left="720" w:firstLine="0"/>
        <w:rPr/>
      </w:pPr>
      <w:r w:rsidDel="00000000" w:rsidR="00000000" w:rsidRPr="00000000">
        <w:rPr>
          <w:rtl w:val="0"/>
        </w:rPr>
        <w:br w:type="textWrapping"/>
      </w:r>
    </w:p>
    <w:p w:rsidR="00000000" w:rsidDel="00000000" w:rsidP="00000000" w:rsidRDefault="00000000" w:rsidRPr="00000000" w14:paraId="00000243">
      <w:pPr>
        <w:spacing w:after="0" w:line="276.000545454545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4"/>
        <w:keepNext w:val="0"/>
        <w:keepLines w:val="0"/>
        <w:spacing w:line="276.0005454545455" w:lineRule="auto"/>
        <w:rPr>
          <w:sz w:val="22"/>
          <w:szCs w:val="22"/>
        </w:rPr>
      </w:pPr>
      <w:bookmarkStart w:colFirst="0" w:colLast="0" w:name="_heading=h.o46s5075h6ah" w:id="44"/>
      <w:bookmarkEnd w:id="44"/>
      <w:r w:rsidDel="00000000" w:rsidR="00000000" w:rsidRPr="00000000">
        <w:rPr>
          <w:sz w:val="22"/>
          <w:szCs w:val="22"/>
          <w:rtl w:val="0"/>
        </w:rPr>
        <w:t xml:space="preserve">● Limitaciones</w:t>
      </w:r>
    </w:p>
    <w:p w:rsidR="00000000" w:rsidDel="00000000" w:rsidP="00000000" w:rsidRDefault="00000000" w:rsidRPr="00000000" w14:paraId="00000245">
      <w:pPr>
        <w:spacing w:after="240" w:before="240" w:line="276.0005454545455" w:lineRule="auto"/>
        <w:rPr/>
      </w:pPr>
      <w:r w:rsidDel="00000000" w:rsidR="00000000" w:rsidRPr="00000000">
        <w:rPr>
          <w:rtl w:val="0"/>
        </w:rPr>
      </w:r>
    </w:p>
    <w:p w:rsidR="00000000" w:rsidDel="00000000" w:rsidP="00000000" w:rsidRDefault="00000000" w:rsidRPr="00000000" w14:paraId="00000246">
      <w:pPr>
        <w:numPr>
          <w:ilvl w:val="0"/>
          <w:numId w:val="24"/>
        </w:numPr>
        <w:spacing w:after="0" w:afterAutospacing="0" w:before="240" w:line="276.0005454545455" w:lineRule="auto"/>
        <w:ind w:left="720" w:hanging="360"/>
      </w:pPr>
      <w:r w:rsidDel="00000000" w:rsidR="00000000" w:rsidRPr="00000000">
        <w:rPr>
          <w:rtl w:val="0"/>
        </w:rPr>
        <w:t xml:space="preserve">Se interpreta que las fuentes renovables tradicionales (hidroeléctrica, eólica, solar, biomasa) tienen un peso muy alto en la predicción, mientras que variables como </w:t>
      </w:r>
      <w:r w:rsidDel="00000000" w:rsidR="00000000" w:rsidRPr="00000000">
        <w:rPr>
          <w:i w:val="1"/>
          <w:rtl w:val="0"/>
        </w:rPr>
        <w:t xml:space="preserve">Year</w:t>
      </w:r>
      <w:r w:rsidDel="00000000" w:rsidR="00000000" w:rsidRPr="00000000">
        <w:rPr>
          <w:rtl w:val="0"/>
        </w:rPr>
        <w:t xml:space="preserve"> y </w:t>
      </w:r>
      <w:r w:rsidDel="00000000" w:rsidR="00000000" w:rsidRPr="00000000">
        <w:rPr>
          <w:i w:val="1"/>
          <w:rtl w:val="0"/>
        </w:rPr>
        <w:t xml:space="preserve">Sector</w:t>
      </w:r>
      <w:r w:rsidDel="00000000" w:rsidR="00000000" w:rsidRPr="00000000">
        <w:rPr>
          <w:rtl w:val="0"/>
        </w:rPr>
        <w:t xml:space="preserve"> tienen menor importancia relativa.</w:t>
        <w:br w:type="textWrapping"/>
      </w:r>
    </w:p>
    <w:p w:rsidR="00000000" w:rsidDel="00000000" w:rsidP="00000000" w:rsidRDefault="00000000" w:rsidRPr="00000000" w14:paraId="00000247">
      <w:pPr>
        <w:numPr>
          <w:ilvl w:val="0"/>
          <w:numId w:val="24"/>
        </w:numPr>
        <w:spacing w:after="240" w:before="0" w:beforeAutospacing="0" w:line="276.0005454545455" w:lineRule="auto"/>
        <w:ind w:left="720" w:hanging="360"/>
      </w:pPr>
      <w:r w:rsidDel="00000000" w:rsidR="00000000" w:rsidRPr="00000000">
        <w:rPr>
          <w:rtl w:val="0"/>
        </w:rPr>
        <w:t xml:space="preserve">Esto refuerza la idea de que el modelo depende fuertemente del comportamiento histórico de las fuentes principales, lo cual limita su capacidad de capturar choques externos o variables no incluidas en el dataset.</w:t>
      </w:r>
    </w:p>
    <w:p w:rsidR="00000000" w:rsidDel="00000000" w:rsidP="00000000" w:rsidRDefault="00000000" w:rsidRPr="00000000" w14:paraId="00000248">
      <w:pPr>
        <w:spacing w:after="0" w:line="276.0005454545455" w:lineRule="auto"/>
        <w:ind w:left="0" w:firstLine="0"/>
        <w:rPr/>
      </w:pPr>
      <w:r w:rsidDel="00000000" w:rsidR="00000000" w:rsidRPr="00000000">
        <w:rPr/>
        <w:drawing>
          <wp:inline distB="114300" distT="114300" distL="114300" distR="114300">
            <wp:extent cx="5612130" cy="3200400"/>
            <wp:effectExtent b="0" l="0" r="0" t="0"/>
            <wp:docPr id="92618118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Heading4"/>
        <w:keepNext w:val="0"/>
        <w:keepLines w:val="0"/>
        <w:rPr>
          <w:color w:val="000000"/>
          <w:sz w:val="22"/>
          <w:szCs w:val="22"/>
        </w:rPr>
      </w:pPr>
      <w:bookmarkStart w:colFirst="0" w:colLast="0" w:name="_heading=h.sm2gy1vr4a7w" w:id="45"/>
      <w:bookmarkEnd w:id="45"/>
      <w:r w:rsidDel="00000000" w:rsidR="00000000" w:rsidRPr="00000000">
        <w:rPr>
          <w:color w:val="000000"/>
          <w:sz w:val="22"/>
          <w:szCs w:val="22"/>
          <w:rtl w:val="0"/>
        </w:rPr>
        <w:t xml:space="preserve">2.6. Implementación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spacing w:after="80" w:before="280" w:line="259" w:lineRule="auto"/>
        <w:rPr>
          <w:rFonts w:ascii="Calibri" w:cs="Calibri" w:eastAsia="Calibri" w:hAnsi="Calibri"/>
          <w:sz w:val="26"/>
          <w:szCs w:val="26"/>
        </w:rPr>
      </w:pPr>
      <w:bookmarkStart w:colFirst="0" w:colLast="0" w:name="_heading=h.5cddppytw1w8" w:id="46"/>
      <w:bookmarkEnd w:id="46"/>
      <w:r w:rsidDel="00000000" w:rsidR="00000000" w:rsidRPr="00000000">
        <w:rPr>
          <w:rFonts w:ascii="Calibri" w:cs="Calibri" w:eastAsia="Calibri" w:hAnsi="Calibri"/>
          <w:sz w:val="26"/>
          <w:szCs w:val="26"/>
          <w:rtl w:val="0"/>
        </w:rPr>
        <w:t xml:space="preserve">● Plan de despliegue</w:t>
      </w:r>
    </w:p>
    <w:p w:rsidR="00000000" w:rsidDel="00000000" w:rsidP="00000000" w:rsidRDefault="00000000" w:rsidRPr="00000000" w14:paraId="0000024C">
      <w:pPr>
        <w:spacing w:after="240" w:before="240" w:lineRule="auto"/>
        <w:rPr/>
      </w:pPr>
      <w:r w:rsidDel="00000000" w:rsidR="00000000" w:rsidRPr="00000000">
        <w:rPr>
          <w:rtl w:val="0"/>
        </w:rPr>
        <w:t xml:space="preserve">El modelo desarrollado puede implementarse como una </w:t>
      </w:r>
      <w:r w:rsidDel="00000000" w:rsidR="00000000" w:rsidRPr="00000000">
        <w:rPr>
          <w:b w:val="1"/>
          <w:rtl w:val="0"/>
        </w:rPr>
        <w:t xml:space="preserve">herramienta de apoyo para la planificación energética</w:t>
      </w:r>
      <w:r w:rsidDel="00000000" w:rsidR="00000000" w:rsidRPr="00000000">
        <w:rPr>
          <w:rtl w:val="0"/>
        </w:rPr>
        <w:t xml:space="preserve"> en Estados Unidos.</w:t>
      </w:r>
    </w:p>
    <w:p w:rsidR="00000000" w:rsidDel="00000000" w:rsidP="00000000" w:rsidRDefault="00000000" w:rsidRPr="00000000" w14:paraId="0000024D">
      <w:pPr>
        <w:numPr>
          <w:ilvl w:val="0"/>
          <w:numId w:val="10"/>
        </w:numPr>
        <w:spacing w:after="0" w:afterAutospacing="0" w:before="240" w:lineRule="auto"/>
        <w:ind w:left="720" w:hanging="360"/>
      </w:pPr>
      <w:r w:rsidDel="00000000" w:rsidR="00000000" w:rsidRPr="00000000">
        <w:rPr>
          <w:b w:val="1"/>
          <w:rtl w:val="0"/>
        </w:rPr>
        <w:t xml:space="preserve">Aplicaciones prácticas:</w:t>
      </w:r>
      <w:r w:rsidDel="00000000" w:rsidR="00000000" w:rsidRPr="00000000">
        <w:rPr>
          <w:rtl w:val="0"/>
        </w:rPr>
        <w:t xml:space="preserve"> permitir a instituciones, empresas y académicos simular escenarios de consumo de energías renovables y anticipar tendencias.</w:t>
        <w:br w:type="textWrapping"/>
      </w:r>
    </w:p>
    <w:p w:rsidR="00000000" w:rsidDel="00000000" w:rsidP="00000000" w:rsidRDefault="00000000" w:rsidRPr="00000000" w14:paraId="0000024E">
      <w:pPr>
        <w:numPr>
          <w:ilvl w:val="0"/>
          <w:numId w:val="10"/>
        </w:numPr>
        <w:spacing w:after="0" w:afterAutospacing="0" w:before="0" w:beforeAutospacing="0" w:lineRule="auto"/>
        <w:ind w:left="720" w:hanging="360"/>
      </w:pPr>
      <w:r w:rsidDel="00000000" w:rsidR="00000000" w:rsidRPr="00000000">
        <w:rPr>
          <w:b w:val="1"/>
          <w:rtl w:val="0"/>
        </w:rPr>
        <w:t xml:space="preserve">Fases del despliegue:</w:t>
        <w:br w:type="textWrapping"/>
      </w:r>
    </w:p>
    <w:p w:rsidR="00000000" w:rsidDel="00000000" w:rsidP="00000000" w:rsidRDefault="00000000" w:rsidRPr="00000000" w14:paraId="0000024F">
      <w:pPr>
        <w:numPr>
          <w:ilvl w:val="1"/>
          <w:numId w:val="10"/>
        </w:numPr>
        <w:spacing w:after="0" w:afterAutospacing="0" w:before="0" w:beforeAutospacing="0" w:lineRule="auto"/>
        <w:ind w:left="1440" w:hanging="360"/>
      </w:pPr>
      <w:r w:rsidDel="00000000" w:rsidR="00000000" w:rsidRPr="00000000">
        <w:rPr>
          <w:b w:val="1"/>
          <w:rtl w:val="0"/>
        </w:rPr>
        <w:t xml:space="preserve">Prototipo inicial</w:t>
      </w:r>
      <w:r w:rsidDel="00000000" w:rsidR="00000000" w:rsidRPr="00000000">
        <w:rPr>
          <w:rtl w:val="0"/>
        </w:rPr>
        <w:t xml:space="preserve">: creación de un tablero interactivo que permita explorar las predicciones del modelo y visualizar patrones por sector y fuente de energía.</w:t>
        <w:br w:type="textWrapping"/>
      </w:r>
    </w:p>
    <w:p w:rsidR="00000000" w:rsidDel="00000000" w:rsidP="00000000" w:rsidRDefault="00000000" w:rsidRPr="00000000" w14:paraId="00000250">
      <w:pPr>
        <w:numPr>
          <w:ilvl w:val="1"/>
          <w:numId w:val="10"/>
        </w:numPr>
        <w:spacing w:after="0" w:afterAutospacing="0" w:before="0" w:beforeAutospacing="0" w:lineRule="auto"/>
        <w:ind w:left="1440" w:hanging="360"/>
      </w:pPr>
      <w:r w:rsidDel="00000000" w:rsidR="00000000" w:rsidRPr="00000000">
        <w:rPr>
          <w:b w:val="1"/>
          <w:rtl w:val="0"/>
        </w:rPr>
        <w:t xml:space="preserve">Escalamiento nacional</w:t>
      </w:r>
      <w:r w:rsidDel="00000000" w:rsidR="00000000" w:rsidRPr="00000000">
        <w:rPr>
          <w:rtl w:val="0"/>
        </w:rPr>
        <w:t xml:space="preserve">: integrar datos actualizados de la EIA y ampliar la cobertura temporal del modelo.</w:t>
        <w:br w:type="textWrapping"/>
      </w:r>
    </w:p>
    <w:p w:rsidR="00000000" w:rsidDel="00000000" w:rsidP="00000000" w:rsidRDefault="00000000" w:rsidRPr="00000000" w14:paraId="00000251">
      <w:pPr>
        <w:numPr>
          <w:ilvl w:val="1"/>
          <w:numId w:val="10"/>
        </w:numPr>
        <w:spacing w:after="240" w:before="0" w:beforeAutospacing="0" w:lineRule="auto"/>
        <w:ind w:left="1440" w:hanging="360"/>
      </w:pPr>
      <w:r w:rsidDel="00000000" w:rsidR="00000000" w:rsidRPr="00000000">
        <w:rPr>
          <w:b w:val="1"/>
          <w:rtl w:val="0"/>
        </w:rPr>
        <w:t xml:space="preserve">Integración institucional</w:t>
      </w:r>
      <w:r w:rsidDel="00000000" w:rsidR="00000000" w:rsidRPr="00000000">
        <w:rPr>
          <w:rtl w:val="0"/>
        </w:rPr>
        <w:t xml:space="preserve">: conexión con plataformas de análisis energético para que agencias y empresas utilicen los resultados en la toma de decisiones estratégicas.</w:t>
        <w:br w:type="textWrapping"/>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spacing w:after="80" w:before="280" w:line="259" w:lineRule="auto"/>
        <w:rPr>
          <w:rFonts w:ascii="Calibri" w:cs="Calibri" w:eastAsia="Calibri" w:hAnsi="Calibri"/>
          <w:sz w:val="26"/>
          <w:szCs w:val="26"/>
        </w:rPr>
      </w:pPr>
      <w:bookmarkStart w:colFirst="0" w:colLast="0" w:name="_heading=h.wqqv67xht4ns" w:id="47"/>
      <w:bookmarkEnd w:id="47"/>
      <w:r w:rsidDel="00000000" w:rsidR="00000000" w:rsidRPr="00000000">
        <w:rPr>
          <w:rFonts w:ascii="Calibri" w:cs="Calibri" w:eastAsia="Calibri" w:hAnsi="Calibri"/>
          <w:sz w:val="26"/>
          <w:szCs w:val="26"/>
          <w:rtl w:val="0"/>
        </w:rPr>
        <w:t xml:space="preserve">● Herramientas utilizadas</w:t>
      </w:r>
    </w:p>
    <w:p w:rsidR="00000000" w:rsidDel="00000000" w:rsidP="00000000" w:rsidRDefault="00000000" w:rsidRPr="00000000" w14:paraId="00000254">
      <w:pPr>
        <w:numPr>
          <w:ilvl w:val="0"/>
          <w:numId w:val="5"/>
        </w:numPr>
        <w:spacing w:after="0" w:afterAutospacing="0" w:before="240" w:lineRule="auto"/>
        <w:ind w:left="720" w:hanging="360"/>
      </w:pPr>
      <w:r w:rsidDel="00000000" w:rsidR="00000000" w:rsidRPr="00000000">
        <w:rPr>
          <w:b w:val="1"/>
          <w:rtl w:val="0"/>
        </w:rPr>
        <w:t xml:space="preserve">Streamlit</w:t>
      </w:r>
      <w:r w:rsidDel="00000000" w:rsidR="00000000" w:rsidRPr="00000000">
        <w:rPr>
          <w:rtl w:val="0"/>
        </w:rPr>
        <w:t xml:space="preserve">: para el desarrollo de un prototipo web interactivo que permita probar las predicciones del modelo.</w:t>
        <w:br w:type="textWrapping"/>
      </w:r>
    </w:p>
    <w:p w:rsidR="00000000" w:rsidDel="00000000" w:rsidP="00000000" w:rsidRDefault="00000000" w:rsidRPr="00000000" w14:paraId="00000255">
      <w:pPr>
        <w:numPr>
          <w:ilvl w:val="0"/>
          <w:numId w:val="5"/>
        </w:numPr>
        <w:spacing w:after="0" w:afterAutospacing="0" w:before="0" w:beforeAutospacing="0" w:lineRule="auto"/>
        <w:ind w:left="720" w:hanging="360"/>
      </w:pPr>
      <w:r w:rsidDel="00000000" w:rsidR="00000000" w:rsidRPr="00000000">
        <w:rPr>
          <w:b w:val="1"/>
          <w:rtl w:val="0"/>
        </w:rPr>
        <w:t xml:space="preserve">Power BI / Tableau</w:t>
      </w:r>
      <w:r w:rsidDel="00000000" w:rsidR="00000000" w:rsidRPr="00000000">
        <w:rPr>
          <w:rtl w:val="0"/>
        </w:rPr>
        <w:t xml:space="preserve">: para la creación de dashboards de visualización de tendencias y reportes ejecutivos.</w:t>
        <w:br w:type="textWrapping"/>
      </w:r>
    </w:p>
    <w:p w:rsidR="00000000" w:rsidDel="00000000" w:rsidP="00000000" w:rsidRDefault="00000000" w:rsidRPr="00000000" w14:paraId="00000256">
      <w:pPr>
        <w:numPr>
          <w:ilvl w:val="0"/>
          <w:numId w:val="5"/>
        </w:numPr>
        <w:spacing w:after="0" w:afterAutospacing="0" w:before="0" w:beforeAutospacing="0" w:lineRule="auto"/>
        <w:ind w:left="720" w:hanging="360"/>
      </w:pPr>
      <w:r w:rsidDel="00000000" w:rsidR="00000000" w:rsidRPr="00000000">
        <w:rPr>
          <w:b w:val="1"/>
          <w:rtl w:val="0"/>
        </w:rPr>
        <w:t xml:space="preserve">APIs</w:t>
      </w:r>
      <w:r w:rsidDel="00000000" w:rsidR="00000000" w:rsidRPr="00000000">
        <w:rPr>
          <w:rtl w:val="0"/>
        </w:rPr>
        <w:t xml:space="preserve">: para facilitar la conexión con sistemas externos y la actualización automática de la base de datos con nuevos registros.</w:t>
        <w:br w:type="textWrapping"/>
      </w:r>
    </w:p>
    <w:p w:rsidR="00000000" w:rsidDel="00000000" w:rsidP="00000000" w:rsidRDefault="00000000" w:rsidRPr="00000000" w14:paraId="00000257">
      <w:pPr>
        <w:numPr>
          <w:ilvl w:val="0"/>
          <w:numId w:val="5"/>
        </w:numPr>
        <w:spacing w:after="240" w:before="0" w:beforeAutospacing="0" w:lineRule="auto"/>
        <w:ind w:left="720" w:hanging="360"/>
      </w:pPr>
      <w:r w:rsidDel="00000000" w:rsidR="00000000" w:rsidRPr="00000000">
        <w:rPr>
          <w:b w:val="1"/>
          <w:rtl w:val="0"/>
        </w:rPr>
        <w:t xml:space="preserve">Plataformas en la nube (AWS, Azure, Google Cloud)</w:t>
      </w:r>
      <w:r w:rsidDel="00000000" w:rsidR="00000000" w:rsidRPr="00000000">
        <w:rPr>
          <w:rtl w:val="0"/>
        </w:rPr>
        <w:t xml:space="preserve">: para garantizar escalabilidad, almacenamiento seguro y capacidad de cómputo eficiente.</w:t>
        <w:br w:type="textWrapping"/>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spacing w:after="80" w:before="280" w:line="259" w:lineRule="auto"/>
        <w:rPr>
          <w:rFonts w:ascii="Calibri" w:cs="Calibri" w:eastAsia="Calibri" w:hAnsi="Calibri"/>
          <w:sz w:val="26"/>
          <w:szCs w:val="26"/>
        </w:rPr>
      </w:pPr>
      <w:bookmarkStart w:colFirst="0" w:colLast="0" w:name="_heading=h.udlpsysm126y" w:id="48"/>
      <w:bookmarkEnd w:id="48"/>
      <w:r w:rsidDel="00000000" w:rsidR="00000000" w:rsidRPr="00000000">
        <w:rPr>
          <w:rFonts w:ascii="Calibri" w:cs="Calibri" w:eastAsia="Calibri" w:hAnsi="Calibri"/>
          <w:sz w:val="26"/>
          <w:szCs w:val="26"/>
          <w:rtl w:val="0"/>
        </w:rPr>
        <w:t xml:space="preserve">● Consideraciones para mantenimiento</w:t>
      </w:r>
    </w:p>
    <w:p w:rsidR="00000000" w:rsidDel="00000000" w:rsidP="00000000" w:rsidRDefault="00000000" w:rsidRPr="00000000" w14:paraId="0000025A">
      <w:pPr>
        <w:numPr>
          <w:ilvl w:val="0"/>
          <w:numId w:val="56"/>
        </w:numPr>
        <w:spacing w:after="0" w:afterAutospacing="0" w:before="240" w:lineRule="auto"/>
        <w:ind w:left="720" w:hanging="360"/>
      </w:pPr>
      <w:r w:rsidDel="00000000" w:rsidR="00000000" w:rsidRPr="00000000">
        <w:rPr>
          <w:b w:val="1"/>
          <w:rtl w:val="0"/>
        </w:rPr>
        <w:t xml:space="preserve">Actualización periódica</w:t>
      </w:r>
      <w:r w:rsidDel="00000000" w:rsidR="00000000" w:rsidRPr="00000000">
        <w:rPr>
          <w:rtl w:val="0"/>
        </w:rPr>
        <w:t xml:space="preserve"> de la base de datos con los registros más recientes de la EIA (anual o trimestral).</w:t>
        <w:br w:type="textWrapping"/>
      </w:r>
    </w:p>
    <w:p w:rsidR="00000000" w:rsidDel="00000000" w:rsidP="00000000" w:rsidRDefault="00000000" w:rsidRPr="00000000" w14:paraId="0000025B">
      <w:pPr>
        <w:numPr>
          <w:ilvl w:val="0"/>
          <w:numId w:val="56"/>
        </w:numPr>
        <w:spacing w:after="0" w:afterAutospacing="0" w:before="0" w:beforeAutospacing="0" w:lineRule="auto"/>
        <w:ind w:left="720" w:hanging="360"/>
      </w:pPr>
      <w:r w:rsidDel="00000000" w:rsidR="00000000" w:rsidRPr="00000000">
        <w:rPr>
          <w:b w:val="1"/>
          <w:rtl w:val="0"/>
        </w:rPr>
        <w:t xml:space="preserve">Reentrenamiento del modelo</w:t>
      </w:r>
      <w:r w:rsidDel="00000000" w:rsidR="00000000" w:rsidRPr="00000000">
        <w:rPr>
          <w:rtl w:val="0"/>
        </w:rPr>
        <w:t xml:space="preserve"> con los nuevos datos para mantener la precisión en las predicciones.</w:t>
        <w:br w:type="textWrapping"/>
      </w:r>
    </w:p>
    <w:p w:rsidR="00000000" w:rsidDel="00000000" w:rsidP="00000000" w:rsidRDefault="00000000" w:rsidRPr="00000000" w14:paraId="0000025C">
      <w:pPr>
        <w:numPr>
          <w:ilvl w:val="0"/>
          <w:numId w:val="56"/>
        </w:numPr>
        <w:spacing w:after="0" w:afterAutospacing="0" w:before="0" w:beforeAutospacing="0" w:lineRule="auto"/>
        <w:ind w:left="720" w:hanging="360"/>
      </w:pPr>
      <w:r w:rsidDel="00000000" w:rsidR="00000000" w:rsidRPr="00000000">
        <w:rPr>
          <w:b w:val="1"/>
          <w:rtl w:val="0"/>
        </w:rPr>
        <w:t xml:space="preserve">Monitoreo del rendimiento</w:t>
      </w:r>
      <w:r w:rsidDel="00000000" w:rsidR="00000000" w:rsidRPr="00000000">
        <w:rPr>
          <w:rtl w:val="0"/>
        </w:rPr>
        <w:t xml:space="preserve"> del modelo (RMSE, MAE, R²) y ajustes en hiperparámetros según sea necesario.</w:t>
        <w:br w:type="textWrapping"/>
      </w:r>
    </w:p>
    <w:p w:rsidR="00000000" w:rsidDel="00000000" w:rsidP="00000000" w:rsidRDefault="00000000" w:rsidRPr="00000000" w14:paraId="0000025D">
      <w:pPr>
        <w:numPr>
          <w:ilvl w:val="0"/>
          <w:numId w:val="56"/>
        </w:numPr>
        <w:spacing w:after="0" w:afterAutospacing="0" w:before="0" w:beforeAutospacing="0" w:lineRule="auto"/>
        <w:ind w:left="720" w:hanging="360"/>
      </w:pPr>
      <w:r w:rsidDel="00000000" w:rsidR="00000000" w:rsidRPr="00000000">
        <w:rPr>
          <w:b w:val="1"/>
          <w:rtl w:val="0"/>
        </w:rPr>
        <w:t xml:space="preserve">Escalabilidad</w:t>
      </w:r>
      <w:r w:rsidDel="00000000" w:rsidR="00000000" w:rsidRPr="00000000">
        <w:rPr>
          <w:rtl w:val="0"/>
        </w:rPr>
        <w:t xml:space="preserve">: asegurar que la solución pueda adaptarse a mayores volúmenes de datos y nuevas fuentes energéticas emergentes.</w:t>
        <w:br w:type="textWrapping"/>
      </w:r>
    </w:p>
    <w:p w:rsidR="00000000" w:rsidDel="00000000" w:rsidP="00000000" w:rsidRDefault="00000000" w:rsidRPr="00000000" w14:paraId="0000025E">
      <w:pPr>
        <w:numPr>
          <w:ilvl w:val="0"/>
          <w:numId w:val="56"/>
        </w:numPr>
        <w:spacing w:after="240" w:before="0" w:beforeAutospacing="0" w:lineRule="auto"/>
        <w:ind w:left="720" w:hanging="360"/>
      </w:pPr>
      <w:r w:rsidDel="00000000" w:rsidR="00000000" w:rsidRPr="00000000">
        <w:rPr>
          <w:b w:val="1"/>
          <w:rtl w:val="0"/>
        </w:rPr>
        <w:t xml:space="preserve">Validación continua con expertos</w:t>
      </w:r>
      <w:r w:rsidDel="00000000" w:rsidR="00000000" w:rsidRPr="00000000">
        <w:rPr>
          <w:rtl w:val="0"/>
        </w:rPr>
        <w:t xml:space="preserve"> del sector energético para garantizar que las predicciones sean útiles y relevantes para la planificación real.</w:t>
      </w:r>
    </w:p>
    <w:sdt>
      <w:sdtPr>
        <w:id w:val="1590747696"/>
        <w:tag w:val="goog_rdk_2"/>
      </w:sdtPr>
      <w:sdtContent>
        <w:p w:rsidR="00000000" w:rsidDel="00000000" w:rsidP="00000000" w:rsidRDefault="00000000" w:rsidRPr="00000000" w14:paraId="0000025F">
          <w:pPr>
            <w:rPr>
              <w:ins w:author="jorge agudelo" w:id="0" w:date="2025-08-23T00:28:01Z"/>
            </w:rPr>
          </w:pPr>
          <w:sdt>
            <w:sdtPr>
              <w:id w:val="1585110686"/>
              <w:tag w:val="goog_rdk_1"/>
            </w:sdtPr>
            <w:sdtContent>
              <w:ins w:author="jorge agudelo" w:id="0" w:date="2025-08-23T00:28:01Z">
                <w:r w:rsidDel="00000000" w:rsidR="00000000" w:rsidRPr="00000000">
                  <w:rPr>
                    <w:rtl w:val="0"/>
                  </w:rPr>
                </w:r>
              </w:ins>
            </w:sdtContent>
          </w:sdt>
        </w:p>
      </w:sdtContent>
    </w:sdt>
    <w:sdt>
      <w:sdtPr>
        <w:id w:val="-1534021513"/>
        <w:tag w:val="goog_rdk_4"/>
      </w:sdtPr>
      <w:sdtContent>
        <w:p w:rsidR="00000000" w:rsidDel="00000000" w:rsidP="00000000" w:rsidRDefault="00000000" w:rsidRPr="00000000" w14:paraId="00000260">
          <w:pPr>
            <w:rPr>
              <w:ins w:author="jorge agudelo" w:id="0" w:date="2025-08-23T00:28:01Z"/>
            </w:rPr>
          </w:pPr>
          <w:sdt>
            <w:sdtPr>
              <w:id w:val="1282011021"/>
              <w:tag w:val="goog_rdk_3"/>
            </w:sdtPr>
            <w:sdtContent>
              <w:ins w:author="jorge agudelo" w:id="0" w:date="2025-08-23T00:28:01Z">
                <w:r w:rsidDel="00000000" w:rsidR="00000000" w:rsidRPr="00000000">
                  <w:rPr>
                    <w:rtl w:val="0"/>
                  </w:rPr>
                </w:r>
              </w:ins>
            </w:sdtContent>
          </w:sdt>
        </w:p>
      </w:sdtContent>
    </w:sdt>
    <w:sdt>
      <w:sdtPr>
        <w:id w:val="-37692480"/>
        <w:tag w:val="goog_rdk_6"/>
      </w:sdtPr>
      <w:sdtContent>
        <w:p w:rsidR="00000000" w:rsidDel="00000000" w:rsidP="00000000" w:rsidRDefault="00000000" w:rsidRPr="00000000" w14:paraId="00000261">
          <w:pPr>
            <w:rPr>
              <w:ins w:author="jorge agudelo" w:id="0" w:date="2025-08-23T00:28:01Z"/>
            </w:rPr>
          </w:pPr>
          <w:sdt>
            <w:sdtPr>
              <w:id w:val="-1170319303"/>
              <w:tag w:val="goog_rdk_5"/>
            </w:sdtPr>
            <w:sdtContent>
              <w:ins w:author="jorge agudelo" w:id="0" w:date="2025-08-23T00:28:01Z">
                <w:r w:rsidDel="00000000" w:rsidR="00000000" w:rsidRPr="00000000">
                  <w:rPr>
                    <w:rtl w:val="0"/>
                  </w:rPr>
                </w:r>
              </w:ins>
            </w:sdtContent>
          </w:sdt>
        </w:p>
      </w:sdtContent>
    </w:sdt>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spacing w:after="80" w:before="360" w:line="259" w:lineRule="auto"/>
        <w:ind w:right="600"/>
        <w:rPr>
          <w:rFonts w:ascii="Calibri" w:cs="Calibri" w:eastAsia="Calibri" w:hAnsi="Calibri"/>
          <w:sz w:val="34"/>
          <w:szCs w:val="34"/>
        </w:rPr>
      </w:pPr>
      <w:bookmarkStart w:colFirst="0" w:colLast="0" w:name="_heading=h.8ndrqcqdfwie" w:id="49"/>
      <w:bookmarkEnd w:id="49"/>
      <w:r w:rsidDel="00000000" w:rsidR="00000000" w:rsidRPr="00000000">
        <w:rPr>
          <w:rFonts w:ascii="Calibri" w:cs="Calibri" w:eastAsia="Calibri" w:hAnsi="Calibri"/>
          <w:sz w:val="34"/>
          <w:szCs w:val="34"/>
          <w:rtl w:val="0"/>
        </w:rPr>
        <w:t xml:space="preserve">3. Presupuesto</w:t>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800"/>
        <w:gridCol w:w="1965"/>
        <w:gridCol w:w="1785"/>
        <w:tblGridChange w:id="0">
          <w:tblGrid>
            <w:gridCol w:w="3900"/>
            <w:gridCol w:w="1800"/>
            <w:gridCol w:w="1965"/>
            <w:gridCol w:w="17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ind w:right="600"/>
              <w:jc w:val="center"/>
              <w:rPr/>
            </w:pPr>
            <w:r w:rsidDel="00000000" w:rsidR="00000000" w:rsidRPr="00000000">
              <w:rPr>
                <w:b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ind w:right="600"/>
              <w:jc w:val="center"/>
              <w:rPr/>
            </w:pPr>
            <w:r w:rsidDel="00000000" w:rsidR="00000000" w:rsidRPr="00000000">
              <w:rPr>
                <w:b w:val="1"/>
                <w:rtl w:val="0"/>
              </w:rPr>
              <w:t xml:space="preserve">Cantidad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ind w:right="600"/>
              <w:jc w:val="center"/>
              <w:rPr/>
            </w:pPr>
            <w:r w:rsidDel="00000000" w:rsidR="00000000" w:rsidRPr="00000000">
              <w:rPr>
                <w:b w:val="1"/>
                <w:rtl w:val="0"/>
              </w:rPr>
              <w:t xml:space="preserve">Costo Unitario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ind w:right="600"/>
              <w:jc w:val="center"/>
              <w:rPr/>
            </w:pPr>
            <w:r w:rsidDel="00000000" w:rsidR="00000000" w:rsidRPr="00000000">
              <w:rPr>
                <w:b w:val="1"/>
                <w:rtl w:val="0"/>
              </w:rPr>
              <w:t xml:space="preserve">Total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ind w:right="600"/>
              <w:rPr/>
            </w:pPr>
            <w:r w:rsidDel="00000000" w:rsidR="00000000" w:rsidRPr="00000000">
              <w:rPr>
                <w:b w:val="1"/>
                <w:rtl w:val="0"/>
              </w:rPr>
              <w:t xml:space="preserve">Licencias de software</w:t>
            </w:r>
            <w:r w:rsidDel="00000000" w:rsidR="00000000" w:rsidRPr="00000000">
              <w:rPr>
                <w:rtl w:val="0"/>
              </w:rPr>
              <w:t xml:space="preserve"> (ej. Anaconda, Power BI Pro, Tableau)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right="60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right="600"/>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right="600"/>
              <w:rPr/>
            </w:pPr>
            <w:r w:rsidDel="00000000" w:rsidR="00000000" w:rsidRPr="00000000">
              <w:rPr>
                <w:rtl w:val="0"/>
              </w:rPr>
              <w:t xml:space="preserve">$100.000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right="600"/>
              <w:rPr/>
            </w:pPr>
            <w:r w:rsidDel="00000000" w:rsidR="00000000" w:rsidRPr="00000000">
              <w:rPr>
                <w:b w:val="1"/>
                <w:rtl w:val="0"/>
              </w:rPr>
              <w:t xml:space="preserve">Sueldos / Data Scientist (mes)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right="60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right="600"/>
              <w:rPr/>
            </w:pPr>
            <w:r w:rsidDel="00000000" w:rsidR="00000000" w:rsidRPr="00000000">
              <w:rPr>
                <w:rtl w:val="0"/>
              </w:rPr>
              <w:t xml:space="preserve">$4.500.000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right="600"/>
              <w:rPr/>
            </w:pPr>
            <w:r w:rsidDel="00000000" w:rsidR="00000000" w:rsidRPr="00000000">
              <w:rPr>
                <w:rtl w:val="0"/>
              </w:rPr>
              <w:t xml:space="preserve">$4.500.000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right="600"/>
              <w:rPr/>
            </w:pPr>
            <w:r w:rsidDel="00000000" w:rsidR="00000000" w:rsidRPr="00000000">
              <w:rPr>
                <w:b w:val="1"/>
                <w:rtl w:val="0"/>
              </w:rPr>
              <w:t xml:space="preserve">Infraestructura en la nube</w:t>
            </w:r>
            <w:r w:rsidDel="00000000" w:rsidR="00000000" w:rsidRPr="00000000">
              <w:rPr>
                <w:rtl w:val="0"/>
              </w:rPr>
              <w:t xml:space="preserve"> (AWS, Azure, Google Cloud – 1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right="600"/>
              <w:rPr/>
            </w:pPr>
            <w:r w:rsidDel="00000000" w:rsidR="00000000" w:rsidRPr="00000000">
              <w:rPr>
                <w:rtl w:val="0"/>
              </w:rPr>
              <w:t xml:space="preserve">1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right="600"/>
              <w:rPr/>
            </w:pPr>
            <w:r w:rsidDel="00000000" w:rsidR="00000000" w:rsidRPr="00000000">
              <w:rPr>
                <w:rtl w:val="0"/>
              </w:rPr>
              <w:t xml:space="preserve">$300.000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right="600"/>
              <w:rPr/>
            </w:pPr>
            <w:r w:rsidDel="00000000" w:rsidR="00000000" w:rsidRPr="00000000">
              <w:rPr>
                <w:rtl w:val="0"/>
              </w:rPr>
              <w:t xml:space="preserve">$300.000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ind w:right="600"/>
              <w:rPr/>
            </w:pPr>
            <w:r w:rsidDel="00000000" w:rsidR="00000000" w:rsidRPr="00000000">
              <w:rPr>
                <w:b w:val="1"/>
                <w:rtl w:val="0"/>
              </w:rPr>
              <w:t xml:space="preserve">Desarrollo de visualizaciones y dashboards</w:t>
            </w:r>
            <w:r w:rsidDel="00000000" w:rsidR="00000000" w:rsidRPr="00000000">
              <w:rPr>
                <w:rtl w:val="0"/>
              </w:rPr>
              <w:t xml:space="preserve"> (Power BI / 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ind w:right="60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right="600"/>
              <w:rPr/>
            </w:pPr>
            <w:r w:rsidDel="00000000" w:rsidR="00000000" w:rsidRPr="00000000">
              <w:rPr>
                <w:rtl w:val="0"/>
              </w:rPr>
              <w:t xml:space="preserve">$300.000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right="600"/>
              <w:rPr/>
            </w:pPr>
            <w:r w:rsidDel="00000000" w:rsidR="00000000" w:rsidRPr="00000000">
              <w:rPr>
                <w:rtl w:val="0"/>
              </w:rPr>
              <w:t xml:space="preserve">$300.000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right="600"/>
              <w:rPr/>
            </w:pPr>
            <w:r w:rsidDel="00000000" w:rsidR="00000000" w:rsidRPr="00000000">
              <w:rPr>
                <w:b w:val="1"/>
                <w:rtl w:val="0"/>
              </w:rPr>
              <w:t xml:space="preserve">Gastos operativos adicionales</w:t>
            </w:r>
            <w:r w:rsidDel="00000000" w:rsidR="00000000" w:rsidRPr="00000000">
              <w:rPr>
                <w:rtl w:val="0"/>
              </w:rPr>
              <w:t xml:space="preserve"> (documentación, almacenamiento,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right="60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right="60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right="600"/>
              <w:rPr/>
            </w:pPr>
            <w:r w:rsidDel="00000000" w:rsidR="00000000" w:rsidRPr="00000000">
              <w:rPr>
                <w:rtl w:val="0"/>
              </w:rPr>
              <w:t xml:space="preserve">$150.000</w:t>
            </w:r>
          </w:p>
        </w:tc>
      </w:tr>
    </w:tbl>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Total estimado:</w:t>
      </w:r>
      <w:r w:rsidDel="00000000" w:rsidR="00000000" w:rsidRPr="00000000">
        <w:rPr>
          <w:rtl w:val="0"/>
        </w:rPr>
        <w:t xml:space="preserve"> </w:t>
      </w:r>
      <w:r w:rsidDel="00000000" w:rsidR="00000000" w:rsidRPr="00000000">
        <w:rPr>
          <w:b w:val="1"/>
          <w:rtl w:val="0"/>
        </w:rPr>
        <w:t xml:space="preserve">$5.350.000</w:t>
      </w:r>
    </w:p>
    <w:p w:rsidR="00000000" w:rsidDel="00000000" w:rsidP="00000000" w:rsidRDefault="00000000" w:rsidRPr="00000000" w14:paraId="0000027D">
      <w:pPr>
        <w:spacing w:after="240" w:before="240" w:lineRule="auto"/>
        <w:ind w:left="0" w:right="600" w:firstLine="0"/>
        <w:rPr/>
      </w:pPr>
      <w:r w:rsidDel="00000000" w:rsidR="00000000" w:rsidRPr="00000000">
        <w:rPr>
          <w:rtl w:val="0"/>
        </w:rPr>
      </w:r>
    </w:p>
    <w:p w:rsidR="00000000" w:rsidDel="00000000" w:rsidP="00000000" w:rsidRDefault="00000000" w:rsidRPr="00000000" w14:paraId="0000027E">
      <w:pPr>
        <w:pStyle w:val="Heading3"/>
        <w:spacing w:after="280" w:before="280" w:lineRule="auto"/>
        <w:rPr>
          <w:b w:val="0"/>
          <w:color w:val="000000"/>
          <w:sz w:val="26"/>
          <w:szCs w:val="26"/>
        </w:rPr>
      </w:pPr>
      <w:bookmarkStart w:colFirst="0" w:colLast="0" w:name="_heading=h.pqxs4fcuv7fd" w:id="50"/>
      <w:bookmarkEnd w:id="50"/>
      <w:r w:rsidDel="00000000" w:rsidR="00000000" w:rsidRPr="00000000">
        <w:rPr>
          <w:color w:val="000000"/>
          <w:sz w:val="26"/>
          <w:szCs w:val="26"/>
          <w:rtl w:val="0"/>
        </w:rPr>
        <w:t xml:space="preserve">4. Manejo del Contenido Relacionado (Apéndices / Anexos)</w:t>
      </w:r>
      <w:r w:rsidDel="00000000" w:rsidR="00000000" w:rsidRPr="00000000">
        <w:rPr>
          <w:rtl w:val="0"/>
        </w:rPr>
      </w:r>
    </w:p>
    <w:p w:rsidR="00000000" w:rsidDel="00000000" w:rsidP="00000000" w:rsidRDefault="00000000" w:rsidRPr="00000000" w14:paraId="0000027F">
      <w:pPr>
        <w:pStyle w:val="Heading2"/>
        <w:spacing w:after="80" w:before="360" w:line="276" w:lineRule="auto"/>
        <w:ind w:left="720" w:firstLine="0"/>
        <w:rPr>
          <w:rFonts w:ascii="Calibri" w:cs="Calibri" w:eastAsia="Calibri" w:hAnsi="Calibri"/>
          <w:sz w:val="34"/>
          <w:szCs w:val="34"/>
        </w:rPr>
      </w:pPr>
      <w:bookmarkStart w:colFirst="0" w:colLast="0" w:name="_heading=h.p98f8u755rkn" w:id="51"/>
      <w:bookmarkEnd w:id="51"/>
      <w:r w:rsidDel="00000000" w:rsidR="00000000" w:rsidRPr="00000000">
        <w:rPr>
          <w:rtl w:val="0"/>
        </w:rPr>
      </w:r>
    </w:p>
    <w:p w:rsidR="00000000" w:rsidDel="00000000" w:rsidP="00000000" w:rsidRDefault="00000000" w:rsidRPr="00000000" w14:paraId="00000280">
      <w:pPr>
        <w:pStyle w:val="Heading3"/>
        <w:spacing w:after="80" w:before="280" w:line="276" w:lineRule="auto"/>
        <w:ind w:left="0" w:firstLine="0"/>
        <w:rPr>
          <w:rFonts w:ascii="Calibri" w:cs="Calibri" w:eastAsia="Calibri" w:hAnsi="Calibri"/>
          <w:sz w:val="26"/>
          <w:szCs w:val="26"/>
        </w:rPr>
      </w:pPr>
      <w:bookmarkStart w:colFirst="0" w:colLast="0" w:name="_heading=h.3wpham73dvan" w:id="52"/>
      <w:bookmarkEnd w:id="52"/>
      <w:r w:rsidDel="00000000" w:rsidR="00000000" w:rsidRPr="00000000">
        <w:rPr>
          <w:rFonts w:ascii="Calibri" w:cs="Calibri" w:eastAsia="Calibri" w:hAnsi="Calibri"/>
          <w:sz w:val="26"/>
          <w:szCs w:val="26"/>
          <w:rtl w:val="0"/>
        </w:rPr>
        <w:t xml:space="preserve">● Anexo A: Diccionario de datos</w:t>
      </w:r>
    </w:p>
    <w:p w:rsidR="00000000" w:rsidDel="00000000" w:rsidP="00000000" w:rsidRDefault="00000000" w:rsidRPr="00000000" w14:paraId="00000281">
      <w:pPr>
        <w:spacing w:after="240" w:before="240" w:line="276" w:lineRule="auto"/>
        <w:rPr>
          <w:b w:val="1"/>
        </w:rPr>
      </w:pPr>
      <w:r w:rsidDel="00000000" w:rsidR="00000000" w:rsidRPr="00000000">
        <w:rPr>
          <w:rtl w:val="0"/>
        </w:rPr>
        <w:t xml:space="preserve">El dataset utilizado corresponde a registros históricos del consumo de </w:t>
      </w:r>
      <w:r w:rsidDel="00000000" w:rsidR="00000000" w:rsidRPr="00000000">
        <w:rPr>
          <w:b w:val="1"/>
          <w:rtl w:val="0"/>
        </w:rPr>
        <w:t xml:space="preserve">energías renovables en Estados Unidos (1973–2024)</w:t>
      </w:r>
      <w:r w:rsidDel="00000000" w:rsidR="00000000" w:rsidRPr="00000000">
        <w:rPr>
          <w:rtl w:val="0"/>
        </w:rPr>
        <w:t xml:space="preserve">, desagregados por sector económico. A continuación, se presenta el diccionario de datos resumido:</w:t>
      </w:r>
      <w:r w:rsidDel="00000000" w:rsidR="00000000" w:rsidRPr="00000000">
        <w:rPr>
          <w:rtl w:val="0"/>
        </w:rPr>
      </w:r>
    </w:p>
    <w:p w:rsidR="00000000" w:rsidDel="00000000" w:rsidP="00000000" w:rsidRDefault="00000000" w:rsidRPr="00000000" w14:paraId="00000282">
      <w:pPr>
        <w:spacing w:after="240" w:before="240" w:line="276" w:lineRule="auto"/>
        <w:rPr/>
      </w:pPr>
      <w:r w:rsidDel="00000000" w:rsidR="00000000" w:rsidRPr="00000000">
        <w:rPr>
          <w:rtl w:val="0"/>
        </w:rPr>
      </w:r>
    </w:p>
    <w:sdt>
      <w:sdtPr>
        <w:lock w:val="contentLocked"/>
        <w:id w:val="284549532"/>
        <w:tag w:val="goog_rdk_7"/>
      </w:sdtPr>
      <w:sdtContent>
        <w:tbl>
          <w:tblPr>
            <w:tblStyle w:val="Table3"/>
            <w:tblpPr w:leftFromText="180" w:rightFromText="180" w:topFromText="180" w:bottomFromText="180" w:vertAnchor="text" w:horzAnchor="text" w:tblpX="-335.99999999999966" w:tblpY="0"/>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5865834633387"/>
            <w:gridCol w:w="818.0780031201249"/>
            <w:gridCol w:w="5285.335413416537"/>
            <w:tblGridChange w:id="0">
              <w:tblGrid>
                <w:gridCol w:w="2734.5865834633387"/>
                <w:gridCol w:w="818.0780031201249"/>
                <w:gridCol w:w="5285.3354134165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0" w:before="240" w:line="276" w:lineRule="auto"/>
                  <w:ind w:left="720" w:firstLine="0"/>
                  <w:jc w:val="center"/>
                  <w:rPr/>
                </w:pPr>
                <w:r w:rsidDel="00000000" w:rsidR="00000000" w:rsidRPr="00000000">
                  <w:rPr>
                    <w:b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0" w:before="240" w:line="276" w:lineRule="auto"/>
                  <w:ind w:left="720" w:firstLine="0"/>
                  <w:jc w:val="center"/>
                  <w:rPr/>
                </w:pPr>
                <w:r w:rsidDel="00000000" w:rsidR="00000000" w:rsidRPr="00000000">
                  <w:rPr>
                    <w:b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0" w:before="240" w:line="276" w:lineRule="auto"/>
                  <w:ind w:left="720" w:firstLine="0"/>
                  <w:jc w:val="center"/>
                  <w:rPr/>
                </w:pPr>
                <w:r w:rsidDel="00000000" w:rsidR="00000000" w:rsidRPr="00000000">
                  <w:rPr>
                    <w:b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0" w:before="240" w:line="276" w:lineRule="auto"/>
                  <w:ind w:left="720" w:firstLine="0"/>
                  <w:rPr/>
                </w:pPr>
                <w:r w:rsidDel="00000000" w:rsidR="00000000" w:rsidRPr="00000000">
                  <w:rPr>
                    <w:b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0" w:before="240" w:line="276" w:lineRule="auto"/>
                  <w:ind w:left="720" w:firstLine="0"/>
                  <w:rPr/>
                </w:pPr>
                <w:r w:rsidDel="00000000" w:rsidR="00000000" w:rsidRPr="00000000">
                  <w:rPr>
                    <w:rtl w:val="0"/>
                  </w:rPr>
                  <w:t xml:space="preserve">int64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0" w:before="240" w:line="276" w:lineRule="auto"/>
                  <w:ind w:left="720" w:firstLine="0"/>
                  <w:rPr/>
                </w:pPr>
                <w:r w:rsidDel="00000000" w:rsidR="00000000" w:rsidRPr="00000000">
                  <w:rPr>
                    <w:rtl w:val="0"/>
                  </w:rPr>
                  <w:t xml:space="preserve">Año del registro (1973–2021).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0" w:before="240" w:line="276" w:lineRule="auto"/>
                  <w:ind w:left="720" w:firstLine="0"/>
                  <w:rPr/>
                </w:pPr>
                <w:r w:rsidDel="00000000" w:rsidR="00000000" w:rsidRPr="00000000">
                  <w:rPr>
                    <w:b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0" w:before="240" w:line="276" w:lineRule="auto"/>
                  <w:ind w:left="720" w:firstLine="0"/>
                  <w:rPr/>
                </w:pPr>
                <w:r w:rsidDel="00000000" w:rsidR="00000000" w:rsidRPr="00000000">
                  <w:rPr>
                    <w:rtl w:val="0"/>
                  </w:rPr>
                  <w:t xml:space="preserve">int64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0" w:before="240" w:line="276" w:lineRule="auto"/>
                  <w:ind w:left="720" w:firstLine="0"/>
                  <w:rPr/>
                </w:pPr>
                <w:r w:rsidDel="00000000" w:rsidR="00000000" w:rsidRPr="00000000">
                  <w:rPr>
                    <w:rtl w:val="0"/>
                  </w:rPr>
                  <w:t xml:space="preserve">Mes del registro (1–12).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0" w:before="240" w:line="276" w:lineRule="auto"/>
                  <w:ind w:left="720" w:firstLine="0"/>
                  <w:rPr/>
                </w:pPr>
                <w:r w:rsidDel="00000000" w:rsidR="00000000" w:rsidRPr="00000000">
                  <w:rPr>
                    <w:b w:val="1"/>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0" w:before="240" w:line="276" w:lineRule="auto"/>
                  <w:ind w:left="720" w:firstLine="0"/>
                  <w:rPr/>
                </w:pPr>
                <w:r w:rsidDel="00000000" w:rsidR="00000000" w:rsidRPr="00000000">
                  <w:rPr>
                    <w:rtl w:val="0"/>
                  </w:rPr>
                  <w:t xml:space="preserve">object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0" w:before="240" w:line="276" w:lineRule="auto"/>
                  <w:ind w:left="720" w:firstLine="0"/>
                  <w:rPr/>
                </w:pPr>
                <w:r w:rsidDel="00000000" w:rsidR="00000000" w:rsidRPr="00000000">
                  <w:rPr>
                    <w:rtl w:val="0"/>
                  </w:rPr>
                  <w:t xml:space="preserve">Sector económico: </w:t>
                </w:r>
                <w:r w:rsidDel="00000000" w:rsidR="00000000" w:rsidRPr="00000000">
                  <w:rPr>
                    <w:i w:val="1"/>
                    <w:rtl w:val="0"/>
                  </w:rPr>
                  <w:t xml:space="preserve">Commercial, Electric Power, Industrial, Residential, Transportation</w:t>
                </w: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0" w:before="240" w:line="276" w:lineRule="auto"/>
                  <w:ind w:left="720" w:firstLine="0"/>
                  <w:rPr/>
                </w:pPr>
                <w:r w:rsidDel="00000000" w:rsidR="00000000" w:rsidRPr="00000000">
                  <w:rPr>
                    <w:b w:val="1"/>
                    <w:rtl w:val="0"/>
                  </w:rPr>
                  <w:t xml:space="preserve">Hydroelectric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0" w:before="240" w:line="276" w:lineRule="auto"/>
                  <w:ind w:left="720" w:firstLine="0"/>
                  <w:rPr/>
                </w:pPr>
                <w:r w:rsidDel="00000000" w:rsidR="00000000" w:rsidRPr="00000000">
                  <w:rPr>
                    <w:rtl w:val="0"/>
                  </w:rPr>
                  <w:t xml:space="preserve">Consumo de energía hidroeléctrica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0" w:before="240" w:line="276" w:lineRule="auto"/>
                  <w:ind w:left="720" w:firstLine="0"/>
                  <w:rPr/>
                </w:pPr>
                <w:r w:rsidDel="00000000" w:rsidR="00000000" w:rsidRPr="00000000">
                  <w:rPr>
                    <w:b w:val="1"/>
                    <w:rtl w:val="0"/>
                  </w:rPr>
                  <w:t xml:space="preserve">Geothermal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after="0" w:before="240" w:line="276" w:lineRule="auto"/>
                  <w:ind w:left="720" w:firstLine="0"/>
                  <w:rPr/>
                </w:pPr>
                <w:r w:rsidDel="00000000" w:rsidR="00000000" w:rsidRPr="00000000">
                  <w:rPr>
                    <w:rtl w:val="0"/>
                  </w:rPr>
                  <w:t xml:space="preserve">Consumo de energía geotérmica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after="0" w:before="240" w:line="276" w:lineRule="auto"/>
                  <w:ind w:left="720" w:firstLine="0"/>
                  <w:rPr/>
                </w:pPr>
                <w:r w:rsidDel="00000000" w:rsidR="00000000" w:rsidRPr="00000000">
                  <w:rPr>
                    <w:b w:val="1"/>
                    <w:rtl w:val="0"/>
                  </w:rPr>
                  <w:t xml:space="preserve">Solar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pacing w:after="0" w:before="240" w:line="276" w:lineRule="auto"/>
                  <w:ind w:left="720" w:firstLine="0"/>
                  <w:rPr/>
                </w:pPr>
                <w:r w:rsidDel="00000000" w:rsidR="00000000" w:rsidRPr="00000000">
                  <w:rPr>
                    <w:rtl w:val="0"/>
                  </w:rPr>
                  <w:t xml:space="preserve">Consumo de energía solar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0" w:before="240" w:line="276" w:lineRule="auto"/>
                  <w:ind w:left="720" w:firstLine="0"/>
                  <w:rPr/>
                </w:pPr>
                <w:r w:rsidDel="00000000" w:rsidR="00000000" w:rsidRPr="00000000">
                  <w:rPr>
                    <w:b w:val="1"/>
                    <w:rtl w:val="0"/>
                  </w:rPr>
                  <w:t xml:space="preserve">Wind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pacing w:after="0" w:before="240" w:line="276" w:lineRule="auto"/>
                  <w:ind w:left="720" w:firstLine="0"/>
                  <w:rPr/>
                </w:pPr>
                <w:r w:rsidDel="00000000" w:rsidR="00000000" w:rsidRPr="00000000">
                  <w:rPr>
                    <w:rtl w:val="0"/>
                  </w:rPr>
                  <w:t xml:space="preserve">Consumo de energía eólica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after="0" w:before="240" w:line="276" w:lineRule="auto"/>
                  <w:ind w:left="720" w:firstLine="0"/>
                  <w:rPr/>
                </w:pPr>
                <w:r w:rsidDel="00000000" w:rsidR="00000000" w:rsidRPr="00000000">
                  <w:rPr>
                    <w:b w:val="1"/>
                    <w:rtl w:val="0"/>
                  </w:rPr>
                  <w:t xml:space="preserve">Wood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after="0" w:before="240" w:line="276" w:lineRule="auto"/>
                  <w:ind w:left="720" w:firstLine="0"/>
                  <w:rPr/>
                </w:pPr>
                <w:r w:rsidDel="00000000" w:rsidR="00000000" w:rsidRPr="00000000">
                  <w:rPr>
                    <w:rtl w:val="0"/>
                  </w:rPr>
                  <w:t xml:space="preserve">Consumo de energía a partir de biomasa leñosa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pacing w:after="0" w:before="240" w:line="276" w:lineRule="auto"/>
                  <w:ind w:left="720" w:firstLine="0"/>
                  <w:rPr/>
                </w:pPr>
                <w:r w:rsidDel="00000000" w:rsidR="00000000" w:rsidRPr="00000000">
                  <w:rPr>
                    <w:b w:val="1"/>
                    <w:rtl w:val="0"/>
                  </w:rPr>
                  <w:t xml:space="preserve">Waste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0" w:before="240" w:line="276" w:lineRule="auto"/>
                  <w:ind w:left="720" w:firstLine="0"/>
                  <w:rPr/>
                </w:pPr>
                <w:r w:rsidDel="00000000" w:rsidR="00000000" w:rsidRPr="00000000">
                  <w:rPr>
                    <w:rtl w:val="0"/>
                  </w:rPr>
                  <w:t xml:space="preserve">Consumo de energía proveniente de desechos (BTU).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0" w:before="240" w:line="276" w:lineRule="auto"/>
                  <w:ind w:left="720" w:firstLine="0"/>
                  <w:rPr/>
                </w:pPr>
                <w:r w:rsidDel="00000000" w:rsidR="00000000" w:rsidRPr="00000000">
                  <w:rPr>
                    <w:b w:val="1"/>
                    <w:rtl w:val="0"/>
                  </w:rPr>
                  <w:t xml:space="preserve">Fuel Ethanol, Excluding Denaturant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after="0" w:before="240" w:line="276" w:lineRule="auto"/>
                  <w:ind w:left="720" w:firstLine="0"/>
                  <w:rPr/>
                </w:pPr>
                <w:r w:rsidDel="00000000" w:rsidR="00000000" w:rsidRPr="00000000">
                  <w:rPr>
                    <w:rtl w:val="0"/>
                  </w:rPr>
                  <w:t xml:space="preserve">Consumo de etanol combustible (BTU).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0" w:before="240" w:line="276" w:lineRule="auto"/>
                  <w:ind w:left="720" w:firstLine="0"/>
                  <w:rPr/>
                </w:pPr>
                <w:r w:rsidDel="00000000" w:rsidR="00000000" w:rsidRPr="00000000">
                  <w:rPr>
                    <w:b w:val="1"/>
                    <w:rtl w:val="0"/>
                  </w:rPr>
                  <w:t xml:space="preserve">Biomass Losses and Co-products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0" w:before="240" w:line="276" w:lineRule="auto"/>
                  <w:ind w:left="720" w:firstLine="0"/>
                  <w:rPr/>
                </w:pPr>
                <w:r w:rsidDel="00000000" w:rsidR="00000000" w:rsidRPr="00000000">
                  <w:rPr>
                    <w:rtl w:val="0"/>
                  </w:rPr>
                  <w:t xml:space="preserve">Pérdidas y coproductos de biomasa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0" w:before="240" w:line="276" w:lineRule="auto"/>
                  <w:ind w:left="720" w:firstLine="0"/>
                  <w:rPr/>
                </w:pPr>
                <w:r w:rsidDel="00000000" w:rsidR="00000000" w:rsidRPr="00000000">
                  <w:rPr>
                    <w:b w:val="1"/>
                    <w:rtl w:val="0"/>
                  </w:rPr>
                  <w:t xml:space="preserve">Biomass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0" w:before="240" w:line="276" w:lineRule="auto"/>
                  <w:ind w:left="720" w:firstLine="0"/>
                  <w:rPr/>
                </w:pPr>
                <w:r w:rsidDel="00000000" w:rsidR="00000000" w:rsidRPr="00000000">
                  <w:rPr>
                    <w:rtl w:val="0"/>
                  </w:rPr>
                  <w:t xml:space="preserve">Consumo total de biomasa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0" w:before="240" w:line="276" w:lineRule="auto"/>
                  <w:ind w:left="720" w:firstLine="0"/>
                  <w:rPr/>
                </w:pPr>
                <w:r w:rsidDel="00000000" w:rsidR="00000000" w:rsidRPr="00000000">
                  <w:rPr>
                    <w:b w:val="1"/>
                    <w:rtl w:val="0"/>
                  </w:rPr>
                  <w:t xml:space="preserve">Renewable Diesel Fuel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0" w:before="240" w:line="276" w:lineRule="auto"/>
                  <w:ind w:left="720" w:firstLine="0"/>
                  <w:rPr/>
                </w:pPr>
                <w:r w:rsidDel="00000000" w:rsidR="00000000" w:rsidRPr="00000000">
                  <w:rPr>
                    <w:rtl w:val="0"/>
                  </w:rPr>
                  <w:t xml:space="preserve">Consumo de diésel renovable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0" w:before="240" w:line="276" w:lineRule="auto"/>
                  <w:ind w:left="720" w:firstLine="0"/>
                  <w:rPr/>
                </w:pPr>
                <w:r w:rsidDel="00000000" w:rsidR="00000000" w:rsidRPr="00000000">
                  <w:rPr>
                    <w:b w:val="1"/>
                    <w:rtl w:val="0"/>
                  </w:rPr>
                  <w:t xml:space="preserve">Other Biofuels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0" w:before="240" w:line="276" w:lineRule="auto"/>
                  <w:ind w:left="720" w:firstLine="0"/>
                  <w:rPr/>
                </w:pPr>
                <w:r w:rsidDel="00000000" w:rsidR="00000000" w:rsidRPr="00000000">
                  <w:rPr>
                    <w:rtl w:val="0"/>
                  </w:rPr>
                  <w:t xml:space="preserve">Consumo de otros biocombustibles (BTU).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0" w:before="240" w:line="276" w:lineRule="auto"/>
                  <w:ind w:left="720" w:firstLine="0"/>
                  <w:rPr/>
                </w:pPr>
                <w:r w:rsidDel="00000000" w:rsidR="00000000" w:rsidRPr="00000000">
                  <w:rPr>
                    <w:b w:val="1"/>
                    <w:rtl w:val="0"/>
                  </w:rPr>
                  <w:t xml:space="preserve">Conventional Hydroelectric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0" w:before="240" w:line="276" w:lineRule="auto"/>
                  <w:ind w:left="720" w:firstLine="0"/>
                  <w:rPr/>
                </w:pPr>
                <w:r w:rsidDel="00000000" w:rsidR="00000000" w:rsidRPr="00000000">
                  <w:rPr>
                    <w:rtl w:val="0"/>
                  </w:rPr>
                  <w:t xml:space="preserve">Consumo de energía hidroeléctrica convencional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0" w:before="240" w:line="276" w:lineRule="auto"/>
                  <w:ind w:left="720" w:firstLine="0"/>
                  <w:rPr/>
                </w:pPr>
                <w:r w:rsidDel="00000000" w:rsidR="00000000" w:rsidRPr="00000000">
                  <w:rPr>
                    <w:b w:val="1"/>
                    <w:rtl w:val="0"/>
                  </w:rPr>
                  <w:t xml:space="preserve">Biodiesel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0" w:before="240" w:line="276" w:lineRule="auto"/>
                  <w:ind w:left="720" w:firstLine="0"/>
                  <w:rPr/>
                </w:pPr>
                <w:r w:rsidDel="00000000" w:rsidR="00000000" w:rsidRPr="00000000">
                  <w:rPr>
                    <w:rtl w:val="0"/>
                  </w:rPr>
                  <w:t xml:space="preserve">float64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0" w:before="240" w:line="276" w:lineRule="auto"/>
                  <w:ind w:left="720" w:firstLine="0"/>
                  <w:rPr/>
                </w:pPr>
                <w:r w:rsidDel="00000000" w:rsidR="00000000" w:rsidRPr="00000000">
                  <w:rPr>
                    <w:rtl w:val="0"/>
                  </w:rPr>
                  <w:t xml:space="preserve">Consumo de biodiésel (BTU).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0" w:before="240" w:line="276" w:lineRule="auto"/>
                  <w:ind w:left="720" w:firstLine="0"/>
                  <w:rPr/>
                </w:pPr>
                <w:r w:rsidDel="00000000" w:rsidR="00000000" w:rsidRPr="00000000">
                  <w:rPr>
                    <w:b w:val="1"/>
                    <w:rtl w:val="0"/>
                  </w:rPr>
                  <w:t xml:space="preserve">Total Renewable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pacing w:after="0" w:before="240" w:line="276" w:lineRule="auto"/>
                  <w:ind w:left="720" w:firstLine="0"/>
                  <w:rPr/>
                </w:pPr>
                <w:r w:rsidDel="00000000" w:rsidR="00000000" w:rsidRPr="00000000">
                  <w:rPr>
                    <w:rtl w:val="0"/>
                  </w:rPr>
                  <w:t xml:space="preserve">float</w:t>
                </w:r>
              </w:p>
              <w:p w:rsidR="00000000" w:rsidDel="00000000" w:rsidP="00000000" w:rsidRDefault="00000000" w:rsidRPr="00000000" w14:paraId="000002B8">
                <w:pPr>
                  <w:spacing w:after="0" w:before="240" w:line="276" w:lineRule="auto"/>
                  <w:ind w:left="720" w:firstLine="0"/>
                  <w:rPr/>
                </w:pPr>
                <w:r w:rsidDel="00000000" w:rsidR="00000000" w:rsidRPr="00000000">
                  <w:rPr>
                    <w:rtl w:val="0"/>
                  </w:rPr>
                </w:r>
              </w:p>
              <w:p w:rsidR="00000000" w:rsidDel="00000000" w:rsidP="00000000" w:rsidRDefault="00000000" w:rsidRPr="00000000" w14:paraId="000002B9">
                <w:pPr>
                  <w:spacing w:after="0" w:before="240" w:line="276" w:lineRule="auto"/>
                  <w:ind w:left="72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0" w:before="240" w:line="276" w:lineRule="auto"/>
                  <w:ind w:left="720" w:firstLine="0"/>
                  <w:rPr/>
                </w:pPr>
                <w:r w:rsidDel="00000000" w:rsidR="00000000" w:rsidRPr="00000000">
                  <w:rPr>
                    <w:rtl w:val="0"/>
                  </w:rPr>
                  <w:t xml:space="preserve">Consumo total de energías renovables (BTU).</w:t>
                </w:r>
              </w:p>
            </w:tc>
          </w:tr>
        </w:tbl>
      </w:sdtContent>
    </w:sdt>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spacing w:after="280" w:before="280" w:lineRule="auto"/>
        <w:rPr>
          <w:sz w:val="26"/>
          <w:szCs w:val="26"/>
        </w:rPr>
      </w:pPr>
      <w:bookmarkStart w:colFirst="0" w:colLast="0" w:name="_heading=h.jrwne6o6sfrl" w:id="53"/>
      <w:bookmarkEnd w:id="53"/>
      <w:r w:rsidDel="00000000" w:rsidR="00000000" w:rsidRPr="00000000">
        <w:rPr>
          <w:rtl w:val="0"/>
        </w:rPr>
      </w:r>
    </w:p>
    <w:p w:rsidR="00000000" w:rsidDel="00000000" w:rsidP="00000000" w:rsidRDefault="00000000" w:rsidRPr="00000000" w14:paraId="000002BD">
      <w:pPr>
        <w:pStyle w:val="Heading3"/>
        <w:spacing w:after="280" w:before="280" w:lineRule="auto"/>
        <w:rPr>
          <w:sz w:val="26"/>
          <w:szCs w:val="26"/>
        </w:rPr>
      </w:pPr>
      <w:bookmarkStart w:colFirst="0" w:colLast="0" w:name="_heading=h.t2sqsm4xpqzg" w:id="54"/>
      <w:bookmarkEnd w:id="54"/>
      <w:r w:rsidDel="00000000" w:rsidR="00000000" w:rsidRPr="00000000">
        <w:rPr>
          <w:rtl w:val="0"/>
        </w:rPr>
      </w:r>
    </w:p>
    <w:p w:rsidR="00000000" w:rsidDel="00000000" w:rsidP="00000000" w:rsidRDefault="00000000" w:rsidRPr="00000000" w14:paraId="000002BE">
      <w:pPr>
        <w:pStyle w:val="Heading3"/>
        <w:spacing w:after="280" w:before="280" w:lineRule="auto"/>
        <w:rPr>
          <w:sz w:val="26"/>
          <w:szCs w:val="26"/>
        </w:rPr>
      </w:pPr>
      <w:bookmarkStart w:colFirst="0" w:colLast="0" w:name="_heading=h.tvs0wdgs2jc" w:id="55"/>
      <w:bookmarkEnd w:id="55"/>
      <w:r w:rsidDel="00000000" w:rsidR="00000000" w:rsidRPr="00000000">
        <w:rPr>
          <w:rtl w:val="0"/>
        </w:rPr>
      </w:r>
    </w:p>
    <w:p w:rsidR="00000000" w:rsidDel="00000000" w:rsidP="00000000" w:rsidRDefault="00000000" w:rsidRPr="00000000" w14:paraId="000002BF">
      <w:pPr>
        <w:pStyle w:val="Heading3"/>
        <w:spacing w:after="280" w:before="280" w:lineRule="auto"/>
        <w:rPr>
          <w:sz w:val="26"/>
          <w:szCs w:val="26"/>
        </w:rPr>
      </w:pPr>
      <w:bookmarkStart w:colFirst="0" w:colLast="0" w:name="_heading=h.e58hifwi6um4" w:id="56"/>
      <w:bookmarkEnd w:id="56"/>
      <w:r w:rsidDel="00000000" w:rsidR="00000000" w:rsidRPr="00000000">
        <w:rPr>
          <w:rtl w:val="0"/>
        </w:rPr>
      </w:r>
    </w:p>
    <w:p w:rsidR="00000000" w:rsidDel="00000000" w:rsidP="00000000" w:rsidRDefault="00000000" w:rsidRPr="00000000" w14:paraId="000002C0">
      <w:pPr>
        <w:pStyle w:val="Heading3"/>
        <w:spacing w:after="280" w:before="280" w:lineRule="auto"/>
        <w:rPr>
          <w:sz w:val="26"/>
          <w:szCs w:val="26"/>
        </w:rPr>
      </w:pPr>
      <w:bookmarkStart w:colFirst="0" w:colLast="0" w:name="_heading=h.itrejj54urce" w:id="57"/>
      <w:bookmarkEnd w:id="57"/>
      <w:r w:rsidDel="00000000" w:rsidR="00000000" w:rsidRPr="00000000">
        <w:rPr>
          <w:rtl w:val="0"/>
        </w:rPr>
      </w:r>
    </w:p>
    <w:p w:rsidR="00000000" w:rsidDel="00000000" w:rsidP="00000000" w:rsidRDefault="00000000" w:rsidRPr="00000000" w14:paraId="000002C1">
      <w:pPr>
        <w:pStyle w:val="Heading3"/>
        <w:spacing w:after="280" w:before="280" w:lineRule="auto"/>
        <w:rPr>
          <w:sz w:val="26"/>
          <w:szCs w:val="26"/>
        </w:rPr>
      </w:pPr>
      <w:bookmarkStart w:colFirst="0" w:colLast="0" w:name="_heading=h.d8c24uhgha34" w:id="58"/>
      <w:bookmarkEnd w:id="58"/>
      <w:r w:rsidDel="00000000" w:rsidR="00000000" w:rsidRPr="00000000">
        <w:rPr>
          <w:rtl w:val="0"/>
        </w:rPr>
      </w:r>
    </w:p>
    <w:p w:rsidR="00000000" w:rsidDel="00000000" w:rsidP="00000000" w:rsidRDefault="00000000" w:rsidRPr="00000000" w14:paraId="000002C2">
      <w:pPr>
        <w:pStyle w:val="Heading3"/>
        <w:spacing w:after="280" w:before="280" w:lineRule="auto"/>
        <w:rPr>
          <w:sz w:val="26"/>
          <w:szCs w:val="26"/>
        </w:rPr>
      </w:pPr>
      <w:bookmarkStart w:colFirst="0" w:colLast="0" w:name="_heading=h.20t20risrti" w:id="59"/>
      <w:bookmarkEnd w:id="59"/>
      <w:r w:rsidDel="00000000" w:rsidR="00000000" w:rsidRPr="00000000">
        <w:rPr>
          <w:rtl w:val="0"/>
        </w:rPr>
      </w:r>
    </w:p>
    <w:p w:rsidR="00000000" w:rsidDel="00000000" w:rsidP="00000000" w:rsidRDefault="00000000" w:rsidRPr="00000000" w14:paraId="000002C3">
      <w:pPr>
        <w:pStyle w:val="Heading3"/>
        <w:spacing w:after="280" w:before="280" w:lineRule="auto"/>
        <w:rPr>
          <w:sz w:val="26"/>
          <w:szCs w:val="26"/>
        </w:rPr>
      </w:pPr>
      <w:bookmarkStart w:colFirst="0" w:colLast="0" w:name="_heading=h.qjfwmd13mm8x" w:id="60"/>
      <w:bookmarkEnd w:id="60"/>
      <w:r w:rsidDel="00000000" w:rsidR="00000000" w:rsidRPr="00000000">
        <w:rPr>
          <w:rtl w:val="0"/>
        </w:rPr>
      </w:r>
    </w:p>
    <w:p w:rsidR="00000000" w:rsidDel="00000000" w:rsidP="00000000" w:rsidRDefault="00000000" w:rsidRPr="00000000" w14:paraId="000002C4">
      <w:pPr>
        <w:pStyle w:val="Heading3"/>
        <w:spacing w:after="280" w:before="280" w:lineRule="auto"/>
        <w:rPr>
          <w:sz w:val="26"/>
          <w:szCs w:val="26"/>
        </w:rPr>
      </w:pPr>
      <w:bookmarkStart w:colFirst="0" w:colLast="0" w:name="_heading=h.ew9w90lq1h5g" w:id="61"/>
      <w:bookmarkEnd w:id="61"/>
      <w:r w:rsidDel="00000000" w:rsidR="00000000" w:rsidRPr="00000000">
        <w:rPr>
          <w:rtl w:val="0"/>
        </w:rPr>
      </w:r>
    </w:p>
    <w:p w:rsidR="00000000" w:rsidDel="00000000" w:rsidP="00000000" w:rsidRDefault="00000000" w:rsidRPr="00000000" w14:paraId="000002C5">
      <w:pPr>
        <w:pStyle w:val="Heading3"/>
        <w:spacing w:after="280" w:before="280" w:lineRule="auto"/>
        <w:rPr>
          <w:sz w:val="26"/>
          <w:szCs w:val="26"/>
        </w:rPr>
      </w:pPr>
      <w:bookmarkStart w:colFirst="0" w:colLast="0" w:name="_heading=h.oqedw4uk8a6p" w:id="62"/>
      <w:bookmarkEnd w:id="62"/>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spacing w:after="80" w:before="280" w:line="259" w:lineRule="auto"/>
        <w:rPr>
          <w:rFonts w:ascii="Calibri" w:cs="Calibri" w:eastAsia="Calibri" w:hAnsi="Calibri"/>
          <w:sz w:val="26"/>
          <w:szCs w:val="26"/>
        </w:rPr>
      </w:pPr>
      <w:bookmarkStart w:colFirst="0" w:colLast="0" w:name="_heading=h.sf7k073ra0q8" w:id="63"/>
      <w:bookmarkEnd w:id="63"/>
      <w:r w:rsidDel="00000000" w:rsidR="00000000" w:rsidRPr="00000000">
        <w:rPr>
          <w:rFonts w:ascii="Calibri" w:cs="Calibri" w:eastAsia="Calibri" w:hAnsi="Calibri"/>
          <w:sz w:val="26"/>
          <w:szCs w:val="26"/>
          <w:rtl w:val="0"/>
        </w:rPr>
        <w:t xml:space="preserve">● Anexo B: Código fuente</w:t>
      </w:r>
    </w:p>
    <w:p w:rsidR="00000000" w:rsidDel="00000000" w:rsidP="00000000" w:rsidRDefault="00000000" w:rsidRPr="00000000" w14:paraId="000002CD">
      <w:pPr>
        <w:numPr>
          <w:ilvl w:val="0"/>
          <w:numId w:val="46"/>
        </w:numPr>
        <w:spacing w:after="0" w:afterAutospacing="0" w:before="240" w:lineRule="auto"/>
        <w:ind w:left="720" w:hanging="360"/>
      </w:pPr>
      <w:r w:rsidDel="00000000" w:rsidR="00000000" w:rsidRPr="00000000">
        <w:rPr>
          <w:rtl w:val="0"/>
        </w:rPr>
        <w:t xml:space="preserve">El desarrollo del proyecto se realizó en </w:t>
      </w:r>
      <w:r w:rsidDel="00000000" w:rsidR="00000000" w:rsidRPr="00000000">
        <w:rPr>
          <w:b w:val="1"/>
          <w:rtl w:val="0"/>
        </w:rPr>
        <w:t xml:space="preserve">Google Colab</w:t>
      </w:r>
      <w:r w:rsidDel="00000000" w:rsidR="00000000" w:rsidRPr="00000000">
        <w:rPr>
          <w:rtl w:val="0"/>
        </w:rPr>
        <w:t xml:space="preserve"> utilizando </w:t>
      </w:r>
      <w:r w:rsidDel="00000000" w:rsidR="00000000" w:rsidRPr="00000000">
        <w:rPr>
          <w:b w:val="1"/>
          <w:rtl w:val="0"/>
        </w:rPr>
        <w:t xml:space="preserve">Python</w:t>
      </w:r>
      <w:r w:rsidDel="00000000" w:rsidR="00000000" w:rsidRPr="00000000">
        <w:rPr>
          <w:rtl w:val="0"/>
        </w:rPr>
        <w:t xml:space="preserve">.</w:t>
        <w:br w:type="textWrapping"/>
      </w:r>
    </w:p>
    <w:p w:rsidR="00000000" w:rsidDel="00000000" w:rsidP="00000000" w:rsidRDefault="00000000" w:rsidRPr="00000000" w14:paraId="000002CE">
      <w:pPr>
        <w:numPr>
          <w:ilvl w:val="0"/>
          <w:numId w:val="46"/>
        </w:numPr>
        <w:spacing w:after="0" w:afterAutospacing="0" w:before="0" w:beforeAutospacing="0" w:lineRule="auto"/>
        <w:ind w:left="720" w:hanging="360"/>
      </w:pPr>
      <w:r w:rsidDel="00000000" w:rsidR="00000000" w:rsidRPr="00000000">
        <w:rPr>
          <w:rtl w:val="0"/>
        </w:rPr>
        <w:t xml:space="preserve">Se emplearon librerías como:</w:t>
        <w:br w:type="textWrapping"/>
      </w:r>
    </w:p>
    <w:p w:rsidR="00000000" w:rsidDel="00000000" w:rsidP="00000000" w:rsidRDefault="00000000" w:rsidRPr="00000000" w14:paraId="000002CF">
      <w:pPr>
        <w:numPr>
          <w:ilvl w:val="1"/>
          <w:numId w:val="46"/>
        </w:numPr>
        <w:spacing w:after="0" w:afterAutospacing="0" w:before="0" w:beforeAutospacing="0" w:lineRule="auto"/>
        <w:ind w:left="1440" w:hanging="360"/>
      </w:pPr>
      <w:r w:rsidDel="00000000" w:rsidR="00000000" w:rsidRPr="00000000">
        <w:rPr>
          <w:b w:val="1"/>
          <w:rtl w:val="0"/>
        </w:rPr>
        <w:t xml:space="preserve">scikit-learn</w:t>
      </w:r>
      <w:r w:rsidDel="00000000" w:rsidR="00000000" w:rsidRPr="00000000">
        <w:rPr>
          <w:rtl w:val="0"/>
        </w:rPr>
        <w:t xml:space="preserve"> (modelado y métricas).</w:t>
        <w:br w:type="textWrapping"/>
      </w:r>
    </w:p>
    <w:p w:rsidR="00000000" w:rsidDel="00000000" w:rsidP="00000000" w:rsidRDefault="00000000" w:rsidRPr="00000000" w14:paraId="000002D0">
      <w:pPr>
        <w:numPr>
          <w:ilvl w:val="1"/>
          <w:numId w:val="46"/>
        </w:numPr>
        <w:spacing w:after="0" w:afterAutospacing="0" w:before="0" w:beforeAutospacing="0" w:lineRule="auto"/>
        <w:ind w:left="1440" w:hanging="360"/>
      </w:pPr>
      <w:r w:rsidDel="00000000" w:rsidR="00000000" w:rsidRPr="00000000">
        <w:rPr>
          <w:b w:val="1"/>
          <w:rtl w:val="0"/>
        </w:rPr>
        <w:t xml:space="preserve">XGBoost</w:t>
      </w:r>
      <w:r w:rsidDel="00000000" w:rsidR="00000000" w:rsidRPr="00000000">
        <w:rPr>
          <w:rtl w:val="0"/>
        </w:rPr>
        <w:t xml:space="preserve"> (árboles de gradiente).</w:t>
        <w:br w:type="textWrapping"/>
      </w:r>
    </w:p>
    <w:p w:rsidR="00000000" w:rsidDel="00000000" w:rsidP="00000000" w:rsidRDefault="00000000" w:rsidRPr="00000000" w14:paraId="000002D1">
      <w:pPr>
        <w:numPr>
          <w:ilvl w:val="1"/>
          <w:numId w:val="46"/>
        </w:numPr>
        <w:spacing w:after="0" w:afterAutospacing="0" w:before="0" w:beforeAutospacing="0" w:lineRule="auto"/>
        <w:ind w:left="1440" w:hanging="360"/>
      </w:pPr>
      <w:r w:rsidDel="00000000" w:rsidR="00000000" w:rsidRPr="00000000">
        <w:rPr>
          <w:b w:val="1"/>
          <w:rtl w:val="0"/>
        </w:rPr>
        <w:t xml:space="preserve">Seaborn</w:t>
      </w:r>
      <w:r w:rsidDel="00000000" w:rsidR="00000000" w:rsidRPr="00000000">
        <w:rPr>
          <w:rtl w:val="0"/>
        </w:rPr>
        <w:t xml:space="preserve"> y </w:t>
      </w:r>
      <w:r w:rsidDel="00000000" w:rsidR="00000000" w:rsidRPr="00000000">
        <w:rPr>
          <w:b w:val="1"/>
          <w:rtl w:val="0"/>
        </w:rPr>
        <w:t xml:space="preserve">Matplotlib</w:t>
      </w:r>
      <w:r w:rsidDel="00000000" w:rsidR="00000000" w:rsidRPr="00000000">
        <w:rPr>
          <w:rtl w:val="0"/>
        </w:rPr>
        <w:t xml:space="preserve"> (visualizaciones).</w:t>
        <w:br w:type="textWrapping"/>
      </w:r>
    </w:p>
    <w:p w:rsidR="00000000" w:rsidDel="00000000" w:rsidP="00000000" w:rsidRDefault="00000000" w:rsidRPr="00000000" w14:paraId="000002D2">
      <w:pPr>
        <w:numPr>
          <w:ilvl w:val="1"/>
          <w:numId w:val="46"/>
        </w:numPr>
        <w:spacing w:after="0" w:afterAutospacing="0" w:before="0" w:beforeAutospacing="0" w:lineRule="auto"/>
        <w:ind w:left="1440" w:hanging="360"/>
      </w:pPr>
      <w:r w:rsidDel="00000000" w:rsidR="00000000" w:rsidRPr="00000000">
        <w:rPr>
          <w:b w:val="1"/>
          <w:rtl w:val="0"/>
        </w:rPr>
        <w:t xml:space="preserve">Pandas</w:t>
      </w:r>
      <w:r w:rsidDel="00000000" w:rsidR="00000000" w:rsidRPr="00000000">
        <w:rPr>
          <w:rtl w:val="0"/>
        </w:rPr>
        <w:t xml:space="preserve"> y </w:t>
      </w:r>
      <w:r w:rsidDel="00000000" w:rsidR="00000000" w:rsidRPr="00000000">
        <w:rPr>
          <w:b w:val="1"/>
          <w:rtl w:val="0"/>
        </w:rPr>
        <w:t xml:space="preserve">NumPy</w:t>
      </w:r>
      <w:r w:rsidDel="00000000" w:rsidR="00000000" w:rsidRPr="00000000">
        <w:rPr>
          <w:rtl w:val="0"/>
        </w:rPr>
        <w:t xml:space="preserve"> (manejo de datos).p</w:t>
      </w:r>
    </w:p>
    <w:p w:rsidR="00000000" w:rsidDel="00000000" w:rsidP="00000000" w:rsidRDefault="00000000" w:rsidRPr="00000000" w14:paraId="000002D3">
      <w:pPr>
        <w:numPr>
          <w:ilvl w:val="1"/>
          <w:numId w:val="46"/>
        </w:numPr>
        <w:spacing w:after="0" w:afterAutospacing="0" w:before="0" w:beforeAutospacing="0" w:lineRule="auto"/>
        <w:ind w:left="1440" w:hanging="360"/>
      </w:pPr>
      <w:r w:rsidDel="00000000" w:rsidR="00000000" w:rsidRPr="00000000">
        <w:rPr>
          <w:b w:val="1"/>
          <w:rtl w:val="0"/>
        </w:rPr>
        <w:t xml:space="preserve">Joblib</w:t>
      </w:r>
      <w:r w:rsidDel="00000000" w:rsidR="00000000" w:rsidRPr="00000000">
        <w:rPr>
          <w:rtl w:val="0"/>
        </w:rPr>
        <w:t xml:space="preserve"> (para guardar y cargar modelos).</w:t>
        <w:br w:type="textWrapping"/>
      </w:r>
    </w:p>
    <w:p w:rsidR="00000000" w:rsidDel="00000000" w:rsidP="00000000" w:rsidRDefault="00000000" w:rsidRPr="00000000" w14:paraId="000002D4">
      <w:pPr>
        <w:numPr>
          <w:ilvl w:val="0"/>
          <w:numId w:val="46"/>
        </w:numPr>
        <w:spacing w:after="240" w:before="0" w:beforeAutospacing="0" w:lineRule="auto"/>
        <w:ind w:left="720" w:hanging="360"/>
      </w:pPr>
      <w:r w:rsidDel="00000000" w:rsidR="00000000" w:rsidRPr="00000000">
        <w:rPr>
          <w:rtl w:val="0"/>
        </w:rPr>
        <w:t xml:space="preserve">El código fuente completo se encuentra en el siguiente cuaderno de Colab: </w:t>
      </w:r>
      <w:hyperlink r:id="rId23">
        <w:r w:rsidDel="00000000" w:rsidR="00000000" w:rsidRPr="00000000">
          <w:rPr>
            <w:color w:val="1155cc"/>
            <w:u w:val="single"/>
            <w:rtl w:val="0"/>
          </w:rPr>
          <w:t xml:space="preserve">https://drive.google.com/file/d/1JFwbzeQMRFXWCPPxLZB3K1AoXWThTf2f/view?usp=sharing</w:t>
        </w:r>
      </w:hyperlink>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spacing w:after="80" w:before="280" w:line="259" w:lineRule="auto"/>
        <w:rPr>
          <w:rFonts w:ascii="Calibri" w:cs="Calibri" w:eastAsia="Calibri" w:hAnsi="Calibri"/>
          <w:sz w:val="26"/>
          <w:szCs w:val="26"/>
        </w:rPr>
      </w:pPr>
      <w:bookmarkStart w:colFirst="0" w:colLast="0" w:name="_heading=h.pyo4ruwwpb45" w:id="64"/>
      <w:bookmarkEnd w:id="64"/>
      <w:r w:rsidDel="00000000" w:rsidR="00000000" w:rsidRPr="00000000">
        <w:rPr>
          <w:rFonts w:ascii="Calibri" w:cs="Calibri" w:eastAsia="Calibri" w:hAnsi="Calibri"/>
          <w:sz w:val="26"/>
          <w:szCs w:val="26"/>
          <w:rtl w:val="0"/>
        </w:rPr>
        <w:t xml:space="preserve">● Anexo C: Visualizaciones principales</w:t>
      </w:r>
    </w:p>
    <w:p w:rsidR="00000000" w:rsidDel="00000000" w:rsidP="00000000" w:rsidRDefault="00000000" w:rsidRPr="00000000" w14:paraId="000002D7">
      <w:pPr>
        <w:spacing w:after="240" w:before="240" w:lineRule="auto"/>
        <w:rPr/>
      </w:pPr>
      <w:r w:rsidDel="00000000" w:rsidR="00000000" w:rsidRPr="00000000">
        <w:rPr>
          <w:rtl w:val="0"/>
        </w:rPr>
        <w:t xml:space="preserve">Se generaron las siguientes visualizaciones para analizar y validar el modelo:</w:t>
      </w:r>
    </w:p>
    <w:p w:rsidR="00000000" w:rsidDel="00000000" w:rsidP="00000000" w:rsidRDefault="00000000" w:rsidRPr="00000000" w14:paraId="000002D8">
      <w:pPr>
        <w:numPr>
          <w:ilvl w:val="0"/>
          <w:numId w:val="13"/>
        </w:numPr>
        <w:spacing w:after="0" w:afterAutospacing="0" w:before="240" w:lineRule="auto"/>
        <w:ind w:left="720" w:hanging="360"/>
      </w:pPr>
      <w:r w:rsidDel="00000000" w:rsidR="00000000" w:rsidRPr="00000000">
        <w:rPr>
          <w:b w:val="1"/>
          <w:rtl w:val="0"/>
        </w:rPr>
        <w:t xml:space="preserve">Serie temporal</w:t>
      </w:r>
      <w:r w:rsidDel="00000000" w:rsidR="00000000" w:rsidRPr="00000000">
        <w:rPr>
          <w:rtl w:val="0"/>
        </w:rPr>
        <w:t xml:space="preserve"> del consumo renovable total (1973–2021).</w:t>
        <w:br w:type="textWrapping"/>
      </w:r>
    </w:p>
    <w:p w:rsidR="00000000" w:rsidDel="00000000" w:rsidP="00000000" w:rsidRDefault="00000000" w:rsidRPr="00000000" w14:paraId="000002D9">
      <w:pPr>
        <w:numPr>
          <w:ilvl w:val="0"/>
          <w:numId w:val="13"/>
        </w:numPr>
        <w:spacing w:after="0" w:afterAutospacing="0" w:before="0" w:beforeAutospacing="0" w:lineRule="auto"/>
        <w:ind w:left="720" w:hanging="360"/>
      </w:pPr>
      <w:r w:rsidDel="00000000" w:rsidR="00000000" w:rsidRPr="00000000">
        <w:rPr>
          <w:b w:val="1"/>
          <w:rtl w:val="0"/>
        </w:rPr>
        <w:t xml:space="preserve">Gráficas de comparación por sector</w:t>
      </w:r>
      <w:r w:rsidDel="00000000" w:rsidR="00000000" w:rsidRPr="00000000">
        <w:rPr>
          <w:rtl w:val="0"/>
        </w:rPr>
        <w:t xml:space="preserve"> (Comercial, Industrial, Eléctrico, Residencial y Transporte).</w:t>
        <w:br w:type="textWrapping"/>
      </w:r>
    </w:p>
    <w:p w:rsidR="00000000" w:rsidDel="00000000" w:rsidP="00000000" w:rsidRDefault="00000000" w:rsidRPr="00000000" w14:paraId="000002DA">
      <w:pPr>
        <w:numPr>
          <w:ilvl w:val="0"/>
          <w:numId w:val="13"/>
        </w:numPr>
        <w:spacing w:after="0" w:afterAutospacing="0" w:before="0" w:beforeAutospacing="0" w:lineRule="auto"/>
        <w:ind w:left="720" w:hanging="360"/>
      </w:pPr>
      <w:r w:rsidDel="00000000" w:rsidR="00000000" w:rsidRPr="00000000">
        <w:rPr>
          <w:b w:val="1"/>
          <w:rtl w:val="0"/>
        </w:rPr>
        <w:t xml:space="preserve">Boxplots por fuente de energía</w:t>
      </w:r>
      <w:r w:rsidDel="00000000" w:rsidR="00000000" w:rsidRPr="00000000">
        <w:rPr>
          <w:rtl w:val="0"/>
        </w:rPr>
        <w:t xml:space="preserve"> (solar, eólica, biomasa, hidroeléctrica, geotermia, biocombustibles).</w:t>
        <w:br w:type="textWrapping"/>
      </w:r>
    </w:p>
    <w:p w:rsidR="00000000" w:rsidDel="00000000" w:rsidP="00000000" w:rsidRDefault="00000000" w:rsidRPr="00000000" w14:paraId="000002DB">
      <w:pPr>
        <w:numPr>
          <w:ilvl w:val="0"/>
          <w:numId w:val="13"/>
        </w:numPr>
        <w:spacing w:after="0" w:afterAutospacing="0" w:before="0" w:beforeAutospacing="0" w:lineRule="auto"/>
        <w:ind w:left="720" w:hanging="360"/>
      </w:pPr>
      <w:r w:rsidDel="00000000" w:rsidR="00000000" w:rsidRPr="00000000">
        <w:rPr>
          <w:b w:val="1"/>
          <w:rtl w:val="0"/>
        </w:rPr>
        <w:t xml:space="preserve">Heatmap de correlación</w:t>
      </w:r>
      <w:r w:rsidDel="00000000" w:rsidR="00000000" w:rsidRPr="00000000">
        <w:rPr>
          <w:rtl w:val="0"/>
        </w:rPr>
        <w:t xml:space="preserve"> entre variables energéticas.</w:t>
        <w:br w:type="textWrapping"/>
      </w:r>
    </w:p>
    <w:p w:rsidR="00000000" w:rsidDel="00000000" w:rsidP="00000000" w:rsidRDefault="00000000" w:rsidRPr="00000000" w14:paraId="000002DC">
      <w:pPr>
        <w:numPr>
          <w:ilvl w:val="0"/>
          <w:numId w:val="13"/>
        </w:numPr>
        <w:spacing w:after="0" w:afterAutospacing="0" w:before="0" w:beforeAutospacing="0" w:lineRule="auto"/>
        <w:ind w:left="720" w:hanging="360"/>
      </w:pPr>
      <w:r w:rsidDel="00000000" w:rsidR="00000000" w:rsidRPr="00000000">
        <w:rPr>
          <w:b w:val="1"/>
          <w:rtl w:val="0"/>
        </w:rPr>
        <w:t xml:space="preserve">Curva del método del codo y silueta</w:t>
      </w:r>
      <w:r w:rsidDel="00000000" w:rsidR="00000000" w:rsidRPr="00000000">
        <w:rPr>
          <w:rtl w:val="0"/>
        </w:rPr>
        <w:t xml:space="preserve"> para evaluar clústeres de K-Means.</w:t>
        <w:br w:type="textWrapping"/>
      </w:r>
    </w:p>
    <w:p w:rsidR="00000000" w:rsidDel="00000000" w:rsidP="00000000" w:rsidRDefault="00000000" w:rsidRPr="00000000" w14:paraId="000002DD">
      <w:pPr>
        <w:numPr>
          <w:ilvl w:val="0"/>
          <w:numId w:val="13"/>
        </w:numPr>
        <w:spacing w:after="0" w:afterAutospacing="0" w:before="0" w:beforeAutospacing="0" w:lineRule="auto"/>
        <w:ind w:left="720" w:hanging="360"/>
      </w:pPr>
      <w:r w:rsidDel="00000000" w:rsidR="00000000" w:rsidRPr="00000000">
        <w:rPr>
          <w:b w:val="1"/>
          <w:rtl w:val="0"/>
        </w:rPr>
        <w:t xml:space="preserve">Comparación de métricas entre modelos</w:t>
      </w:r>
      <w:r w:rsidDel="00000000" w:rsidR="00000000" w:rsidRPr="00000000">
        <w:rPr>
          <w:rtl w:val="0"/>
        </w:rPr>
        <w:t xml:space="preserve"> (R², RMSE, MAE).</w:t>
        <w:br w:type="textWrapping"/>
      </w:r>
    </w:p>
    <w:p w:rsidR="00000000" w:rsidDel="00000000" w:rsidP="00000000" w:rsidRDefault="00000000" w:rsidRPr="00000000" w14:paraId="000002DE">
      <w:pPr>
        <w:numPr>
          <w:ilvl w:val="0"/>
          <w:numId w:val="13"/>
        </w:numPr>
        <w:spacing w:after="240" w:before="0" w:beforeAutospacing="0" w:lineRule="auto"/>
        <w:ind w:left="720" w:hanging="360"/>
      </w:pPr>
      <w:r w:rsidDel="00000000" w:rsidR="00000000" w:rsidRPr="00000000">
        <w:rPr>
          <w:b w:val="1"/>
          <w:rtl w:val="0"/>
        </w:rPr>
        <w:t xml:space="preserve">Importancia de características</w:t>
      </w:r>
      <w:r w:rsidDel="00000000" w:rsidR="00000000" w:rsidRPr="00000000">
        <w:rPr>
          <w:rtl w:val="0"/>
        </w:rPr>
        <w:t xml:space="preserve"> (coeficientes RidgeCV / BayesianRidge).</w:t>
        <w:br w:type="textWrapping"/>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spacing w:after="80" w:before="280" w:line="259" w:lineRule="auto"/>
        <w:rPr>
          <w:rFonts w:ascii="Calibri" w:cs="Calibri" w:eastAsia="Calibri" w:hAnsi="Calibri"/>
          <w:sz w:val="26"/>
          <w:szCs w:val="26"/>
        </w:rPr>
      </w:pPr>
      <w:bookmarkStart w:colFirst="0" w:colLast="0" w:name="_heading=h.xgu5ojlr6n2k" w:id="65"/>
      <w:bookmarkEnd w:id="65"/>
      <w:r w:rsidDel="00000000" w:rsidR="00000000" w:rsidRPr="00000000">
        <w:rPr>
          <w:rFonts w:ascii="Calibri" w:cs="Calibri" w:eastAsia="Calibri" w:hAnsi="Calibri"/>
          <w:sz w:val="26"/>
          <w:szCs w:val="26"/>
          <w:rtl w:val="0"/>
        </w:rPr>
        <w:t xml:space="preserve">● Anexo D: Detalles técnicos del modelo</w:t>
      </w:r>
    </w:p>
    <w:p w:rsidR="00000000" w:rsidDel="00000000" w:rsidP="00000000" w:rsidRDefault="00000000" w:rsidRPr="00000000" w14:paraId="000002E1">
      <w:pPr>
        <w:spacing w:after="240" w:before="240" w:lineRule="auto"/>
        <w:rPr/>
      </w:pPr>
      <w:r w:rsidDel="00000000" w:rsidR="00000000" w:rsidRPr="00000000">
        <w:rPr>
          <w:rtl w:val="0"/>
        </w:rPr>
        <w:t xml:space="preserve">Se aplicaron técnicas de aprendizaje automático supervisadas y no supervisadas.</w:t>
      </w:r>
    </w:p>
    <w:p w:rsidR="00000000" w:rsidDel="00000000" w:rsidP="00000000" w:rsidRDefault="00000000" w:rsidRPr="00000000" w14:paraId="000002E2">
      <w:pPr>
        <w:spacing w:after="240" w:before="240" w:lineRule="auto"/>
        <w:rPr>
          <w:b w:val="1"/>
        </w:rPr>
      </w:pPr>
      <w:r w:rsidDel="00000000" w:rsidR="00000000" w:rsidRPr="00000000">
        <w:rPr>
          <w:b w:val="1"/>
          <w:rtl w:val="0"/>
        </w:rPr>
        <w:t xml:space="preserve">1. Algoritmos evaluados:</w:t>
      </w:r>
    </w:p>
    <w:p w:rsidR="00000000" w:rsidDel="00000000" w:rsidP="00000000" w:rsidRDefault="00000000" w:rsidRPr="00000000" w14:paraId="000002E3">
      <w:pPr>
        <w:numPr>
          <w:ilvl w:val="0"/>
          <w:numId w:val="20"/>
        </w:numPr>
        <w:spacing w:after="0" w:afterAutospacing="0" w:before="240" w:lineRule="auto"/>
        <w:ind w:left="720" w:hanging="360"/>
      </w:pPr>
      <w:r w:rsidDel="00000000" w:rsidR="00000000" w:rsidRPr="00000000">
        <w:rPr>
          <w:rtl w:val="0"/>
        </w:rPr>
        <w:t xml:space="preserve">Regresión Lineal.</w:t>
        <w:br w:type="textWrapping"/>
      </w:r>
    </w:p>
    <w:p w:rsidR="00000000" w:rsidDel="00000000" w:rsidP="00000000" w:rsidRDefault="00000000" w:rsidRPr="00000000" w14:paraId="000002E4">
      <w:pPr>
        <w:numPr>
          <w:ilvl w:val="0"/>
          <w:numId w:val="20"/>
        </w:numPr>
        <w:spacing w:after="0" w:afterAutospacing="0" w:before="0" w:beforeAutospacing="0" w:lineRule="auto"/>
        <w:ind w:left="720" w:hanging="360"/>
      </w:pPr>
      <w:r w:rsidDel="00000000" w:rsidR="00000000" w:rsidRPr="00000000">
        <w:rPr>
          <w:rtl w:val="0"/>
        </w:rPr>
        <w:t xml:space="preserve">RidgeCV (seleccionado como modelo principal).</w:t>
        <w:br w:type="textWrapping"/>
      </w:r>
    </w:p>
    <w:p w:rsidR="00000000" w:rsidDel="00000000" w:rsidP="00000000" w:rsidRDefault="00000000" w:rsidRPr="00000000" w14:paraId="000002E5">
      <w:pPr>
        <w:numPr>
          <w:ilvl w:val="0"/>
          <w:numId w:val="20"/>
        </w:numPr>
        <w:spacing w:after="0" w:afterAutospacing="0" w:before="0" w:beforeAutospacing="0" w:lineRule="auto"/>
        <w:ind w:left="720" w:hanging="360"/>
      </w:pPr>
      <w:r w:rsidDel="00000000" w:rsidR="00000000" w:rsidRPr="00000000">
        <w:rPr>
          <w:rtl w:val="0"/>
        </w:rPr>
        <w:t xml:space="preserve">Random Forest Regressor.</w:t>
        <w:br w:type="textWrapping"/>
      </w:r>
    </w:p>
    <w:p w:rsidR="00000000" w:rsidDel="00000000" w:rsidP="00000000" w:rsidRDefault="00000000" w:rsidRPr="00000000" w14:paraId="000002E6">
      <w:pPr>
        <w:numPr>
          <w:ilvl w:val="0"/>
          <w:numId w:val="20"/>
        </w:numPr>
        <w:spacing w:after="0" w:afterAutospacing="0" w:before="0" w:beforeAutospacing="0" w:lineRule="auto"/>
        <w:ind w:left="720" w:hanging="360"/>
      </w:pPr>
      <w:r w:rsidDel="00000000" w:rsidR="00000000" w:rsidRPr="00000000">
        <w:rPr>
          <w:rtl w:val="0"/>
        </w:rPr>
        <w:t xml:space="preserve">XGBoost Regressor.</w:t>
        <w:br w:type="textWrapping"/>
      </w:r>
    </w:p>
    <w:p w:rsidR="00000000" w:rsidDel="00000000" w:rsidP="00000000" w:rsidRDefault="00000000" w:rsidRPr="00000000" w14:paraId="000002E7">
      <w:pPr>
        <w:numPr>
          <w:ilvl w:val="0"/>
          <w:numId w:val="20"/>
        </w:numPr>
        <w:spacing w:after="240" w:before="0" w:beforeAutospacing="0" w:lineRule="auto"/>
        <w:ind w:left="720" w:hanging="360"/>
      </w:pPr>
      <w:r w:rsidDel="00000000" w:rsidR="00000000" w:rsidRPr="00000000">
        <w:rPr>
          <w:rtl w:val="0"/>
        </w:rPr>
        <w:t xml:space="preserve">K-Means (para clustering y segmentación de perfiles de consumo).</w:t>
        <w:br w:type="textWrapping"/>
      </w:r>
    </w:p>
    <w:p w:rsidR="00000000" w:rsidDel="00000000" w:rsidP="00000000" w:rsidRDefault="00000000" w:rsidRPr="00000000" w14:paraId="000002E8">
      <w:pPr>
        <w:spacing w:after="240" w:before="240" w:lineRule="auto"/>
        <w:rPr>
          <w:b w:val="1"/>
        </w:rPr>
      </w:pPr>
      <w:r w:rsidDel="00000000" w:rsidR="00000000" w:rsidRPr="00000000">
        <w:rPr>
          <w:b w:val="1"/>
          <w:rtl w:val="0"/>
        </w:rPr>
        <w:t xml:space="preserve">2. Ejemplo de hiperparámetros (RidgeCV):</w:t>
      </w:r>
    </w:p>
    <w:p w:rsidR="00000000" w:rsidDel="00000000" w:rsidP="00000000" w:rsidRDefault="00000000" w:rsidRPr="00000000" w14:paraId="000002E9">
      <w:pPr>
        <w:numPr>
          <w:ilvl w:val="0"/>
          <w:numId w:val="42"/>
        </w:numPr>
        <w:spacing w:after="0" w:afterAutospacing="0" w:before="240" w:lineRule="auto"/>
        <w:ind w:left="720" w:hanging="360"/>
      </w:pPr>
      <w:r w:rsidDel="00000000" w:rsidR="00000000" w:rsidRPr="00000000">
        <w:rPr>
          <w:rtl w:val="0"/>
        </w:rPr>
        <w:t xml:space="preserve">Alphas: [0.001, 0.01, 0.1, 1, 10, 100].</w:t>
        <w:br w:type="textWrapping"/>
      </w:r>
    </w:p>
    <w:p w:rsidR="00000000" w:rsidDel="00000000" w:rsidP="00000000" w:rsidRDefault="00000000" w:rsidRPr="00000000" w14:paraId="000002EA">
      <w:pPr>
        <w:numPr>
          <w:ilvl w:val="0"/>
          <w:numId w:val="42"/>
        </w:numPr>
        <w:spacing w:after="0" w:afterAutospacing="0" w:before="0" w:beforeAutospacing="0" w:lineRule="auto"/>
        <w:ind w:left="720" w:hanging="360"/>
      </w:pPr>
      <w:r w:rsidDel="00000000" w:rsidR="00000000" w:rsidRPr="00000000">
        <w:rPr>
          <w:rtl w:val="0"/>
        </w:rPr>
        <w:t xml:space="preserve">Normalización: True.</w:t>
        <w:br w:type="textWrapping"/>
      </w:r>
    </w:p>
    <w:p w:rsidR="00000000" w:rsidDel="00000000" w:rsidP="00000000" w:rsidRDefault="00000000" w:rsidRPr="00000000" w14:paraId="000002EB">
      <w:pPr>
        <w:numPr>
          <w:ilvl w:val="0"/>
          <w:numId w:val="42"/>
        </w:numPr>
        <w:spacing w:after="240" w:before="0" w:beforeAutospacing="0" w:lineRule="auto"/>
        <w:ind w:left="720" w:hanging="360"/>
      </w:pPr>
      <w:r w:rsidDel="00000000" w:rsidR="00000000" w:rsidRPr="00000000">
        <w:rPr>
          <w:rtl w:val="0"/>
        </w:rPr>
        <w:t xml:space="preserve">Validación cruzada: 5 folds.</w:t>
        <w:br w:type="textWrapping"/>
      </w:r>
    </w:p>
    <w:p w:rsidR="00000000" w:rsidDel="00000000" w:rsidP="00000000" w:rsidRDefault="00000000" w:rsidRPr="00000000" w14:paraId="000002EC">
      <w:pPr>
        <w:spacing w:after="240" w:before="240" w:lineRule="auto"/>
        <w:rPr>
          <w:b w:val="1"/>
        </w:rPr>
      </w:pPr>
      <w:r w:rsidDel="00000000" w:rsidR="00000000" w:rsidRPr="00000000">
        <w:rPr>
          <w:b w:val="1"/>
          <w:rtl w:val="0"/>
        </w:rPr>
        <w:t xml:space="preserve">Ejemplo de hiperparámetros (K-Means):</w:t>
      </w:r>
    </w:p>
    <w:p w:rsidR="00000000" w:rsidDel="00000000" w:rsidP="00000000" w:rsidRDefault="00000000" w:rsidRPr="00000000" w14:paraId="000002ED">
      <w:pPr>
        <w:numPr>
          <w:ilvl w:val="0"/>
          <w:numId w:val="57"/>
        </w:numPr>
        <w:spacing w:after="0" w:afterAutospacing="0" w:before="240" w:lineRule="auto"/>
        <w:ind w:left="720" w:hanging="360"/>
      </w:pPr>
      <w:r w:rsidDel="00000000" w:rsidR="00000000" w:rsidRPr="00000000">
        <w:rPr>
          <w:rtl w:val="0"/>
        </w:rPr>
        <w:t xml:space="preserve">Número de clusters (k): 2 a 10 (seleccionado con método del codo y silueta).</w:t>
        <w:br w:type="textWrapping"/>
      </w:r>
    </w:p>
    <w:p w:rsidR="00000000" w:rsidDel="00000000" w:rsidP="00000000" w:rsidRDefault="00000000" w:rsidRPr="00000000" w14:paraId="000002EE">
      <w:pPr>
        <w:numPr>
          <w:ilvl w:val="0"/>
          <w:numId w:val="57"/>
        </w:numPr>
        <w:spacing w:after="0" w:afterAutospacing="0" w:before="0" w:beforeAutospacing="0" w:lineRule="auto"/>
        <w:ind w:left="720" w:hanging="360"/>
      </w:pPr>
      <w:r w:rsidDel="00000000" w:rsidR="00000000" w:rsidRPr="00000000">
        <w:rPr>
          <w:rtl w:val="0"/>
        </w:rPr>
        <w:t xml:space="preserve">Init: </w:t>
      </w:r>
      <w:r w:rsidDel="00000000" w:rsidR="00000000" w:rsidRPr="00000000">
        <w:rPr>
          <w:i w:val="1"/>
          <w:rtl w:val="0"/>
        </w:rPr>
        <w:t xml:space="preserve">k-means++</w:t>
      </w:r>
      <w:r w:rsidDel="00000000" w:rsidR="00000000" w:rsidRPr="00000000">
        <w:rPr>
          <w:rtl w:val="0"/>
        </w:rPr>
        <w:t xml:space="preserve">.</w:t>
        <w:br w:type="textWrapping"/>
      </w:r>
    </w:p>
    <w:p w:rsidR="00000000" w:rsidDel="00000000" w:rsidP="00000000" w:rsidRDefault="00000000" w:rsidRPr="00000000" w14:paraId="000002EF">
      <w:pPr>
        <w:numPr>
          <w:ilvl w:val="0"/>
          <w:numId w:val="57"/>
        </w:numPr>
        <w:spacing w:after="0" w:afterAutospacing="0" w:before="0" w:beforeAutospacing="0" w:lineRule="auto"/>
        <w:ind w:left="720" w:hanging="360"/>
      </w:pPr>
      <w:r w:rsidDel="00000000" w:rsidR="00000000" w:rsidRPr="00000000">
        <w:rPr>
          <w:rtl w:val="0"/>
        </w:rPr>
        <w:t xml:space="preserve">Iteraciones máximas: 300.</w:t>
        <w:br w:type="textWrapping"/>
      </w:r>
    </w:p>
    <w:p w:rsidR="00000000" w:rsidDel="00000000" w:rsidP="00000000" w:rsidRDefault="00000000" w:rsidRPr="00000000" w14:paraId="000002F0">
      <w:pPr>
        <w:numPr>
          <w:ilvl w:val="0"/>
          <w:numId w:val="57"/>
        </w:numPr>
        <w:spacing w:after="240" w:before="0" w:beforeAutospacing="0" w:lineRule="auto"/>
        <w:ind w:left="720" w:hanging="360"/>
      </w:pPr>
      <w:r w:rsidDel="00000000" w:rsidR="00000000" w:rsidRPr="00000000">
        <w:rPr>
          <w:rtl w:val="0"/>
        </w:rPr>
        <w:t xml:space="preserve">Estado aleatorio: 42.</w:t>
        <w:br w:type="textWrapping"/>
      </w:r>
    </w:p>
    <w:p w:rsidR="00000000" w:rsidDel="00000000" w:rsidP="00000000" w:rsidRDefault="00000000" w:rsidRPr="00000000" w14:paraId="000002F1">
      <w:pPr>
        <w:spacing w:after="240" w:before="240" w:lineRule="auto"/>
        <w:rPr>
          <w:b w:val="1"/>
        </w:rPr>
      </w:pPr>
      <w:r w:rsidDel="00000000" w:rsidR="00000000" w:rsidRPr="00000000">
        <w:rPr>
          <w:b w:val="1"/>
          <w:rtl w:val="0"/>
        </w:rPr>
        <w:t xml:space="preserve">3. Métricas de evaluación:</w:t>
      </w:r>
    </w:p>
    <w:p w:rsidR="00000000" w:rsidDel="00000000" w:rsidP="00000000" w:rsidRDefault="00000000" w:rsidRPr="00000000" w14:paraId="000002F2">
      <w:pPr>
        <w:numPr>
          <w:ilvl w:val="0"/>
          <w:numId w:val="6"/>
        </w:numPr>
        <w:spacing w:after="0" w:afterAutospacing="0" w:before="240" w:lineRule="auto"/>
        <w:ind w:left="720" w:hanging="360"/>
      </w:pPr>
      <w:r w:rsidDel="00000000" w:rsidR="00000000" w:rsidRPr="00000000">
        <w:rPr>
          <w:rtl w:val="0"/>
        </w:rPr>
        <w:t xml:space="preserve">Supervisados: </w:t>
      </w:r>
      <w:r w:rsidDel="00000000" w:rsidR="00000000" w:rsidRPr="00000000">
        <w:rPr>
          <w:b w:val="1"/>
          <w:rtl w:val="0"/>
        </w:rPr>
        <w:t xml:space="preserve">R², RMSE, MAE</w:t>
      </w:r>
      <w:r w:rsidDel="00000000" w:rsidR="00000000" w:rsidRPr="00000000">
        <w:rPr>
          <w:rtl w:val="0"/>
        </w:rPr>
        <w:t xml:space="preserve">.</w:t>
        <w:br w:type="textWrapping"/>
      </w:r>
    </w:p>
    <w:p w:rsidR="00000000" w:rsidDel="00000000" w:rsidP="00000000" w:rsidRDefault="00000000" w:rsidRPr="00000000" w14:paraId="000002F3">
      <w:pPr>
        <w:numPr>
          <w:ilvl w:val="0"/>
          <w:numId w:val="6"/>
        </w:numPr>
        <w:spacing w:after="240" w:before="0" w:beforeAutospacing="0" w:lineRule="auto"/>
        <w:ind w:left="720" w:hanging="360"/>
      </w:pPr>
      <w:r w:rsidDel="00000000" w:rsidR="00000000" w:rsidRPr="00000000">
        <w:rPr>
          <w:rtl w:val="0"/>
        </w:rPr>
        <w:t xml:space="preserve">No supervisados: </w:t>
      </w:r>
      <w:r w:rsidDel="00000000" w:rsidR="00000000" w:rsidRPr="00000000">
        <w:rPr>
          <w:b w:val="1"/>
          <w:rtl w:val="0"/>
        </w:rPr>
        <w:t xml:space="preserve">Inercia (SSE), Coeficiente de Silueta</w:t>
      </w:r>
      <w:r w:rsidDel="00000000" w:rsidR="00000000" w:rsidRPr="00000000">
        <w:rPr>
          <w:rtl w:val="0"/>
        </w:rPr>
        <w:t xml:space="preserve">.</w:t>
        <w:br w:type="textWrapping"/>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spacing w:after="80" w:before="280" w:line="259" w:lineRule="auto"/>
        <w:rPr>
          <w:rFonts w:ascii="Calibri" w:cs="Calibri" w:eastAsia="Calibri" w:hAnsi="Calibri"/>
          <w:sz w:val="26"/>
          <w:szCs w:val="26"/>
        </w:rPr>
      </w:pPr>
      <w:bookmarkStart w:colFirst="0" w:colLast="0" w:name="_heading=h.o5kx3mu27rop" w:id="66"/>
      <w:bookmarkEnd w:id="66"/>
      <w:r w:rsidDel="00000000" w:rsidR="00000000" w:rsidRPr="00000000">
        <w:rPr>
          <w:rFonts w:ascii="Calibri" w:cs="Calibri" w:eastAsia="Calibri" w:hAnsi="Calibri"/>
          <w:sz w:val="26"/>
          <w:szCs w:val="26"/>
          <w:rtl w:val="0"/>
        </w:rPr>
        <w:t xml:space="preserve">● Anexo E: Plan de implementación técnica o de escalabilidad</w:t>
      </w:r>
    </w:p>
    <w:p w:rsidR="00000000" w:rsidDel="00000000" w:rsidP="00000000" w:rsidRDefault="00000000" w:rsidRPr="00000000" w14:paraId="000002F6">
      <w:pPr>
        <w:spacing w:after="240" w:before="240" w:lineRule="auto"/>
        <w:rPr>
          <w:b w:val="1"/>
        </w:rPr>
      </w:pPr>
      <w:r w:rsidDel="00000000" w:rsidR="00000000" w:rsidRPr="00000000">
        <w:rPr>
          <w:b w:val="1"/>
          <w:rtl w:val="0"/>
        </w:rPr>
        <w:t xml:space="preserve">1. Infraestructura:</w:t>
      </w:r>
    </w:p>
    <w:p w:rsidR="00000000" w:rsidDel="00000000" w:rsidP="00000000" w:rsidRDefault="00000000" w:rsidRPr="00000000" w14:paraId="000002F7">
      <w:pPr>
        <w:numPr>
          <w:ilvl w:val="0"/>
          <w:numId w:val="7"/>
        </w:numPr>
        <w:spacing w:after="0" w:afterAutospacing="0" w:before="240" w:lineRule="auto"/>
        <w:ind w:left="720" w:hanging="360"/>
      </w:pPr>
      <w:r w:rsidDel="00000000" w:rsidR="00000000" w:rsidRPr="00000000">
        <w:rPr>
          <w:rtl w:val="0"/>
        </w:rPr>
        <w:t xml:space="preserve">Desarrollo inicial en Google Colab (fase de prototipo).</w:t>
        <w:br w:type="textWrapping"/>
      </w:r>
    </w:p>
    <w:p w:rsidR="00000000" w:rsidDel="00000000" w:rsidP="00000000" w:rsidRDefault="00000000" w:rsidRPr="00000000" w14:paraId="000002F8">
      <w:pPr>
        <w:numPr>
          <w:ilvl w:val="0"/>
          <w:numId w:val="7"/>
        </w:numPr>
        <w:spacing w:after="240" w:before="0" w:beforeAutospacing="0" w:lineRule="auto"/>
        <w:ind w:left="720" w:hanging="360"/>
      </w:pPr>
      <w:r w:rsidDel="00000000" w:rsidR="00000000" w:rsidRPr="00000000">
        <w:rPr>
          <w:rtl w:val="0"/>
        </w:rPr>
        <w:t xml:space="preserve">Posible migración a infraestructura en la nube (</w:t>
      </w:r>
      <w:r w:rsidDel="00000000" w:rsidR="00000000" w:rsidRPr="00000000">
        <w:rPr>
          <w:b w:val="1"/>
          <w:rtl w:val="0"/>
        </w:rPr>
        <w:t xml:space="preserve">AWS, Azure, GCP</w:t>
      </w:r>
      <w:r w:rsidDel="00000000" w:rsidR="00000000" w:rsidRPr="00000000">
        <w:rPr>
          <w:rtl w:val="0"/>
        </w:rPr>
        <w:t xml:space="preserve">) para mayor escalabilidad.</w:t>
        <w:br w:type="textWrapping"/>
      </w:r>
    </w:p>
    <w:p w:rsidR="00000000" w:rsidDel="00000000" w:rsidP="00000000" w:rsidRDefault="00000000" w:rsidRPr="00000000" w14:paraId="000002F9">
      <w:pPr>
        <w:spacing w:after="240" w:before="240" w:lineRule="auto"/>
        <w:rPr>
          <w:b w:val="1"/>
        </w:rPr>
      </w:pPr>
      <w:r w:rsidDel="00000000" w:rsidR="00000000" w:rsidRPr="00000000">
        <w:rPr>
          <w:b w:val="1"/>
          <w:rtl w:val="0"/>
        </w:rPr>
        <w:t xml:space="preserve">2. Pipeline de datos:</w:t>
      </w:r>
    </w:p>
    <w:p w:rsidR="00000000" w:rsidDel="00000000" w:rsidP="00000000" w:rsidRDefault="00000000" w:rsidRPr="00000000" w14:paraId="000002FA">
      <w:pPr>
        <w:numPr>
          <w:ilvl w:val="0"/>
          <w:numId w:val="41"/>
        </w:numPr>
        <w:spacing w:after="0" w:afterAutospacing="0" w:before="240" w:lineRule="auto"/>
        <w:ind w:left="720" w:hanging="360"/>
      </w:pPr>
      <w:r w:rsidDel="00000000" w:rsidR="00000000" w:rsidRPr="00000000">
        <w:rPr>
          <w:rtl w:val="0"/>
        </w:rPr>
        <w:t xml:space="preserve">Integración con datos actualizados de la </w:t>
      </w:r>
      <w:r w:rsidDel="00000000" w:rsidR="00000000" w:rsidRPr="00000000">
        <w:rPr>
          <w:b w:val="1"/>
          <w:rtl w:val="0"/>
        </w:rPr>
        <w:t xml:space="preserve">EIA</w:t>
      </w:r>
      <w:r w:rsidDel="00000000" w:rsidR="00000000" w:rsidRPr="00000000">
        <w:rPr>
          <w:rtl w:val="0"/>
        </w:rPr>
        <w:t xml:space="preserve">.</w:t>
        <w:br w:type="textWrapping"/>
      </w:r>
    </w:p>
    <w:p w:rsidR="00000000" w:rsidDel="00000000" w:rsidP="00000000" w:rsidRDefault="00000000" w:rsidRPr="00000000" w14:paraId="000002FB">
      <w:pPr>
        <w:numPr>
          <w:ilvl w:val="0"/>
          <w:numId w:val="41"/>
        </w:numPr>
        <w:spacing w:after="240" w:before="0" w:beforeAutospacing="0" w:lineRule="auto"/>
        <w:ind w:left="720" w:hanging="360"/>
      </w:pPr>
      <w:r w:rsidDel="00000000" w:rsidR="00000000" w:rsidRPr="00000000">
        <w:rPr>
          <w:rtl w:val="0"/>
        </w:rPr>
        <w:t xml:space="preserve">Automatización de procesos de limpieza y preprocesamiento.</w:t>
        <w:br w:type="textWrapping"/>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3. Escalabilidad:</w:t>
      </w:r>
    </w:p>
    <w:p w:rsidR="00000000" w:rsidDel="00000000" w:rsidP="00000000" w:rsidRDefault="00000000" w:rsidRPr="00000000" w14:paraId="000002FD">
      <w:pPr>
        <w:numPr>
          <w:ilvl w:val="0"/>
          <w:numId w:val="8"/>
        </w:numPr>
        <w:spacing w:after="0" w:afterAutospacing="0" w:before="240" w:lineRule="auto"/>
        <w:ind w:left="720" w:hanging="360"/>
      </w:pPr>
      <w:r w:rsidDel="00000000" w:rsidR="00000000" w:rsidRPr="00000000">
        <w:rPr>
          <w:rtl w:val="0"/>
        </w:rPr>
        <w:t xml:space="preserve">Uso de contenedores (</w:t>
      </w:r>
      <w:r w:rsidDel="00000000" w:rsidR="00000000" w:rsidRPr="00000000">
        <w:rPr>
          <w:b w:val="1"/>
          <w:rtl w:val="0"/>
        </w:rPr>
        <w:t xml:space="preserve">Docker</w:t>
      </w:r>
      <w:r w:rsidDel="00000000" w:rsidR="00000000" w:rsidRPr="00000000">
        <w:rPr>
          <w:rtl w:val="0"/>
        </w:rPr>
        <w:t xml:space="preserve">) para desplegar el modelo.</w:t>
        <w:br w:type="textWrapping"/>
      </w:r>
    </w:p>
    <w:p w:rsidR="00000000" w:rsidDel="00000000" w:rsidP="00000000" w:rsidRDefault="00000000" w:rsidRPr="00000000" w14:paraId="000002FE">
      <w:pPr>
        <w:numPr>
          <w:ilvl w:val="0"/>
          <w:numId w:val="8"/>
        </w:numPr>
        <w:spacing w:after="0" w:afterAutospacing="0" w:before="0" w:beforeAutospacing="0" w:lineRule="auto"/>
        <w:ind w:left="720" w:hanging="360"/>
      </w:pPr>
      <w:r w:rsidDel="00000000" w:rsidR="00000000" w:rsidRPr="00000000">
        <w:rPr>
          <w:rtl w:val="0"/>
        </w:rPr>
        <w:t xml:space="preserve">Implementación de </w:t>
      </w:r>
      <w:r w:rsidDel="00000000" w:rsidR="00000000" w:rsidRPr="00000000">
        <w:rPr>
          <w:b w:val="1"/>
          <w:rtl w:val="0"/>
        </w:rPr>
        <w:t xml:space="preserve">APIs REST</w:t>
      </w:r>
      <w:r w:rsidDel="00000000" w:rsidR="00000000" w:rsidRPr="00000000">
        <w:rPr>
          <w:rtl w:val="0"/>
        </w:rPr>
        <w:t xml:space="preserve"> para consultas en tiempo real.</w:t>
        <w:br w:type="textWrapping"/>
      </w:r>
    </w:p>
    <w:p w:rsidR="00000000" w:rsidDel="00000000" w:rsidP="00000000" w:rsidRDefault="00000000" w:rsidRPr="00000000" w14:paraId="000002FF">
      <w:pPr>
        <w:numPr>
          <w:ilvl w:val="0"/>
          <w:numId w:val="8"/>
        </w:numPr>
        <w:spacing w:after="240" w:before="0" w:beforeAutospacing="0" w:lineRule="auto"/>
        <w:ind w:left="720" w:hanging="360"/>
      </w:pPr>
      <w:r w:rsidDel="00000000" w:rsidR="00000000" w:rsidRPr="00000000">
        <w:rPr>
          <w:rtl w:val="0"/>
        </w:rPr>
        <w:t xml:space="preserve">Desarrollo de </w:t>
      </w:r>
      <w:r w:rsidDel="00000000" w:rsidR="00000000" w:rsidRPr="00000000">
        <w:rPr>
          <w:b w:val="1"/>
          <w:rtl w:val="0"/>
        </w:rPr>
        <w:t xml:space="preserve">dashboards interactivos</w:t>
      </w:r>
      <w:r w:rsidDel="00000000" w:rsidR="00000000" w:rsidRPr="00000000">
        <w:rPr>
          <w:rtl w:val="0"/>
        </w:rPr>
        <w:t xml:space="preserve"> en Streamlit o Power BI para visualizar resultados y predicciones.</w:t>
        <w:br w:type="textWrapping"/>
      </w:r>
    </w:p>
    <w:p w:rsidR="00000000" w:rsidDel="00000000" w:rsidP="00000000" w:rsidRDefault="00000000" w:rsidRPr="00000000" w14:paraId="00000300">
      <w:pPr>
        <w:spacing w:after="240" w:before="240" w:lineRule="auto"/>
        <w:rPr>
          <w:b w:val="1"/>
        </w:rPr>
      </w:pPr>
      <w:r w:rsidDel="00000000" w:rsidR="00000000" w:rsidRPr="00000000">
        <w:rPr>
          <w:b w:val="1"/>
          <w:rtl w:val="0"/>
        </w:rPr>
        <w:t xml:space="preserve">4. Mantenimiento:</w:t>
      </w:r>
    </w:p>
    <w:p w:rsidR="00000000" w:rsidDel="00000000" w:rsidP="00000000" w:rsidRDefault="00000000" w:rsidRPr="00000000" w14:paraId="00000301">
      <w:pPr>
        <w:numPr>
          <w:ilvl w:val="0"/>
          <w:numId w:val="22"/>
        </w:numPr>
        <w:spacing w:after="0" w:afterAutospacing="0" w:before="240" w:lineRule="auto"/>
        <w:ind w:left="720" w:hanging="360"/>
      </w:pPr>
      <w:r w:rsidDel="00000000" w:rsidR="00000000" w:rsidRPr="00000000">
        <w:rPr>
          <w:rtl w:val="0"/>
        </w:rPr>
        <w:t xml:space="preserve">Actualización periódica del modelo con datos nuevos.</w:t>
        <w:br w:type="textWrapping"/>
      </w:r>
    </w:p>
    <w:p w:rsidR="00000000" w:rsidDel="00000000" w:rsidP="00000000" w:rsidRDefault="00000000" w:rsidRPr="00000000" w14:paraId="00000302">
      <w:pPr>
        <w:numPr>
          <w:ilvl w:val="0"/>
          <w:numId w:val="22"/>
        </w:numPr>
        <w:spacing w:after="0" w:afterAutospacing="0" w:before="0" w:beforeAutospacing="0" w:lineRule="auto"/>
        <w:ind w:left="720" w:hanging="360"/>
      </w:pPr>
      <w:r w:rsidDel="00000000" w:rsidR="00000000" w:rsidRPr="00000000">
        <w:rPr>
          <w:rtl w:val="0"/>
        </w:rPr>
        <w:t xml:space="preserve">Reevaluación de hiperparámetros y validación del desempeño.</w:t>
        <w:br w:type="textWrapping"/>
      </w:r>
    </w:p>
    <w:p w:rsidR="00000000" w:rsidDel="00000000" w:rsidP="00000000" w:rsidRDefault="00000000" w:rsidRPr="00000000" w14:paraId="00000303">
      <w:pPr>
        <w:numPr>
          <w:ilvl w:val="0"/>
          <w:numId w:val="22"/>
        </w:numPr>
        <w:spacing w:after="240" w:before="0" w:beforeAutospacing="0" w:lineRule="auto"/>
        <w:ind w:left="720" w:hanging="360"/>
      </w:pPr>
      <w:r w:rsidDel="00000000" w:rsidR="00000000" w:rsidRPr="00000000">
        <w:rPr>
          <w:rtl w:val="0"/>
        </w:rPr>
        <w:t xml:space="preserve">Documentación y control de versiones en un repositorio GitHub.</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3"/>
        <w:spacing w:after="280" w:before="280" w:lineRule="auto"/>
        <w:rPr>
          <w:color w:val="000000"/>
          <w:sz w:val="26"/>
          <w:szCs w:val="26"/>
        </w:rPr>
      </w:pPr>
      <w:bookmarkStart w:colFirst="0" w:colLast="0" w:name="_heading=h.69dvoyfg169n" w:id="67"/>
      <w:bookmarkEnd w:id="67"/>
      <w:r w:rsidDel="00000000" w:rsidR="00000000" w:rsidRPr="00000000">
        <w:rPr>
          <w:color w:val="000000"/>
          <w:sz w:val="26"/>
          <w:szCs w:val="26"/>
          <w:rtl w:val="0"/>
        </w:rPr>
        <w:t xml:space="preserve">5. Conclusiones y Recomendaciones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numPr>
          <w:ilvl w:val="0"/>
          <w:numId w:val="17"/>
        </w:numPr>
        <w:spacing w:after="0" w:afterAutospacing="0" w:before="240" w:lineRule="auto"/>
        <w:ind w:left="720" w:hanging="360"/>
      </w:pPr>
      <w:r w:rsidDel="00000000" w:rsidR="00000000" w:rsidRPr="00000000">
        <w:rPr>
          <w:b w:val="1"/>
          <w:rtl w:val="0"/>
        </w:rPr>
        <w:t xml:space="preserve">Identificación de patrones de consumo energético:</w:t>
        <w:br w:type="textWrapping"/>
      </w:r>
      <w:r w:rsidDel="00000000" w:rsidR="00000000" w:rsidRPr="00000000">
        <w:rPr>
          <w:rtl w:val="0"/>
        </w:rPr>
        <w:t xml:space="preserve"> El análisis de los datos mostró que el </w:t>
      </w:r>
      <w:r w:rsidDel="00000000" w:rsidR="00000000" w:rsidRPr="00000000">
        <w:rPr>
          <w:b w:val="1"/>
          <w:rtl w:val="0"/>
        </w:rPr>
        <w:t xml:space="preserve">sector eléctrico</w:t>
      </w:r>
      <w:r w:rsidDel="00000000" w:rsidR="00000000" w:rsidRPr="00000000">
        <w:rPr>
          <w:rtl w:val="0"/>
        </w:rPr>
        <w:t xml:space="preserve"> es el principal consumidor de energías renovables, seguido por el industrial y residencial, mientras que el transporte depende casi exclusivamente de biocombustibles como etanol y biodiésel.</w:t>
        <w:br w:type="textWrapping"/>
      </w:r>
    </w:p>
    <w:p w:rsidR="00000000" w:rsidDel="00000000" w:rsidP="00000000" w:rsidRDefault="00000000" w:rsidRPr="00000000" w14:paraId="00000317">
      <w:pPr>
        <w:numPr>
          <w:ilvl w:val="0"/>
          <w:numId w:val="17"/>
        </w:numPr>
        <w:spacing w:after="0" w:afterAutospacing="0" w:before="0" w:beforeAutospacing="0" w:lineRule="auto"/>
        <w:ind w:left="720" w:hanging="360"/>
      </w:pPr>
      <w:r w:rsidDel="00000000" w:rsidR="00000000" w:rsidRPr="00000000">
        <w:rPr>
          <w:b w:val="1"/>
          <w:rtl w:val="0"/>
        </w:rPr>
        <w:t xml:space="preserve">Tendencia de crecimiento sostenido:</w:t>
        <w:br w:type="textWrapping"/>
      </w:r>
      <w:r w:rsidDel="00000000" w:rsidR="00000000" w:rsidRPr="00000000">
        <w:rPr>
          <w:rtl w:val="0"/>
        </w:rPr>
        <w:t xml:space="preserve"> Se evidenció un crecimiento constante del consumo renovable desde 1973, con un aumento más acelerado a partir del año 2000 debido al auge de la </w:t>
      </w:r>
      <w:r w:rsidDel="00000000" w:rsidR="00000000" w:rsidRPr="00000000">
        <w:rPr>
          <w:b w:val="1"/>
          <w:rtl w:val="0"/>
        </w:rPr>
        <w:t xml:space="preserve">energía solar y eólica</w:t>
      </w:r>
      <w:r w:rsidDel="00000000" w:rsidR="00000000" w:rsidRPr="00000000">
        <w:rPr>
          <w:rtl w:val="0"/>
        </w:rPr>
        <w:t xml:space="preserve">, impulsadas por políticas públicas y avances tecnológicos.</w:t>
        <w:br w:type="textWrapping"/>
      </w:r>
    </w:p>
    <w:p w:rsidR="00000000" w:rsidDel="00000000" w:rsidP="00000000" w:rsidRDefault="00000000" w:rsidRPr="00000000" w14:paraId="00000318">
      <w:pPr>
        <w:numPr>
          <w:ilvl w:val="0"/>
          <w:numId w:val="17"/>
        </w:numPr>
        <w:spacing w:after="0" w:afterAutospacing="0" w:before="0" w:beforeAutospacing="0" w:lineRule="auto"/>
        <w:ind w:left="720" w:hanging="360"/>
      </w:pPr>
      <w:r w:rsidDel="00000000" w:rsidR="00000000" w:rsidRPr="00000000">
        <w:rPr>
          <w:b w:val="1"/>
          <w:rtl w:val="0"/>
        </w:rPr>
        <w:t xml:space="preserve">Importancia de las variables clave:</w:t>
        <w:br w:type="textWrapping"/>
      </w:r>
      <w:r w:rsidDel="00000000" w:rsidR="00000000" w:rsidRPr="00000000">
        <w:rPr>
          <w:rtl w:val="0"/>
        </w:rPr>
        <w:t xml:space="preserve"> El modelo predictivo identificó como variables más influyentes al </w:t>
      </w:r>
      <w:r w:rsidDel="00000000" w:rsidR="00000000" w:rsidRPr="00000000">
        <w:rPr>
          <w:b w:val="1"/>
          <w:rtl w:val="0"/>
        </w:rPr>
        <w:t xml:space="preserve">año, el sector económico y las energías solar y geotérmica</w:t>
      </w:r>
      <w:r w:rsidDel="00000000" w:rsidR="00000000" w:rsidRPr="00000000">
        <w:rPr>
          <w:rtl w:val="0"/>
        </w:rPr>
        <w:t xml:space="preserve">, lo que permite entender mejor los factores que guían la transición energética.</w:t>
        <w:br w:type="textWrapping"/>
      </w:r>
    </w:p>
    <w:p w:rsidR="00000000" w:rsidDel="00000000" w:rsidP="00000000" w:rsidRDefault="00000000" w:rsidRPr="00000000" w14:paraId="00000319">
      <w:pPr>
        <w:numPr>
          <w:ilvl w:val="0"/>
          <w:numId w:val="17"/>
        </w:numPr>
        <w:spacing w:after="0" w:afterAutospacing="0" w:before="0" w:beforeAutospacing="0" w:lineRule="auto"/>
        <w:ind w:left="720" w:hanging="360"/>
      </w:pPr>
      <w:r w:rsidDel="00000000" w:rsidR="00000000" w:rsidRPr="00000000">
        <w:rPr>
          <w:b w:val="1"/>
          <w:rtl w:val="0"/>
        </w:rPr>
        <w:t xml:space="preserve">Modelos supervisados con buen desempeño:</w:t>
        <w:br w:type="textWrapping"/>
      </w:r>
      <w:r w:rsidDel="00000000" w:rsidR="00000000" w:rsidRPr="00000000">
        <w:rPr>
          <w:rtl w:val="0"/>
        </w:rPr>
        <w:t xml:space="preserve"> RidgeCV, junto con BayesianRidge y LassoLarsCV, alcanzaron valores de </w:t>
      </w:r>
      <w:r w:rsidDel="00000000" w:rsidR="00000000" w:rsidRPr="00000000">
        <w:rPr>
          <w:b w:val="1"/>
          <w:rtl w:val="0"/>
        </w:rPr>
        <w:t xml:space="preserve">R² cercanos a 1</w:t>
      </w:r>
      <w:r w:rsidDel="00000000" w:rsidR="00000000" w:rsidRPr="00000000">
        <w:rPr>
          <w:rtl w:val="0"/>
        </w:rPr>
        <w:t xml:space="preserve">, lo que demuestra que los modelos fueron capaces de explicar gran parte de la variabilidad del consumo.</w:t>
        <w:br w:type="textWrapping"/>
      </w:r>
    </w:p>
    <w:p w:rsidR="00000000" w:rsidDel="00000000" w:rsidP="00000000" w:rsidRDefault="00000000" w:rsidRPr="00000000" w14:paraId="0000031A">
      <w:pPr>
        <w:numPr>
          <w:ilvl w:val="0"/>
          <w:numId w:val="17"/>
        </w:numPr>
        <w:spacing w:after="0" w:afterAutospacing="0" w:before="0" w:beforeAutospacing="0" w:lineRule="auto"/>
        <w:ind w:left="720" w:hanging="360"/>
      </w:pPr>
      <w:r w:rsidDel="00000000" w:rsidR="00000000" w:rsidRPr="00000000">
        <w:rPr>
          <w:b w:val="1"/>
          <w:rtl w:val="0"/>
        </w:rPr>
        <w:t xml:space="preserve">Potencial para apoyo en políticas energéticas:</w:t>
        <w:br w:type="textWrapping"/>
      </w:r>
      <w:r w:rsidDel="00000000" w:rsidR="00000000" w:rsidRPr="00000000">
        <w:rPr>
          <w:rtl w:val="0"/>
        </w:rPr>
        <w:t xml:space="preserve"> Los hallazgos ofrecen una herramienta útil para </w:t>
      </w:r>
      <w:r w:rsidDel="00000000" w:rsidR="00000000" w:rsidRPr="00000000">
        <w:rPr>
          <w:b w:val="1"/>
          <w:rtl w:val="0"/>
        </w:rPr>
        <w:t xml:space="preserve">planificación estratégica</w:t>
      </w:r>
      <w:r w:rsidDel="00000000" w:rsidR="00000000" w:rsidRPr="00000000">
        <w:rPr>
          <w:rtl w:val="0"/>
        </w:rPr>
        <w:t xml:space="preserve">, optimización de recursos e impulso de la transición energética en EE. UU., mostrando que los modelos de Machine Learning pueden complementar las estadísticas oficiales.</w:t>
        <w:br w:type="textWrapping"/>
      </w:r>
    </w:p>
    <w:p w:rsidR="00000000" w:rsidDel="00000000" w:rsidP="00000000" w:rsidRDefault="00000000" w:rsidRPr="00000000" w14:paraId="0000031B">
      <w:pPr>
        <w:numPr>
          <w:ilvl w:val="0"/>
          <w:numId w:val="17"/>
        </w:numPr>
        <w:spacing w:after="0" w:afterAutospacing="0" w:before="0" w:beforeAutospacing="0" w:lineRule="auto"/>
        <w:ind w:left="720" w:hanging="360"/>
      </w:pPr>
      <w:r w:rsidDel="00000000" w:rsidR="00000000" w:rsidRPr="00000000">
        <w:rPr>
          <w:b w:val="1"/>
          <w:rtl w:val="0"/>
        </w:rPr>
        <w:t xml:space="preserve">Necesidad de monitoreo y actualización continua:</w:t>
        <w:br w:type="textWrapping"/>
      </w:r>
      <w:r w:rsidDel="00000000" w:rsidR="00000000" w:rsidRPr="00000000">
        <w:rPr>
          <w:rtl w:val="0"/>
        </w:rPr>
        <w:t xml:space="preserve"> Dado que las tendencias energéticas cambian rápidamente por factores externos (crisis económicas, regulaciones, avances tecnológicos), es necesario mantener una </w:t>
      </w:r>
      <w:r w:rsidDel="00000000" w:rsidR="00000000" w:rsidRPr="00000000">
        <w:rPr>
          <w:b w:val="1"/>
          <w:rtl w:val="0"/>
        </w:rPr>
        <w:t xml:space="preserve">actualización periódica</w:t>
      </w:r>
      <w:r w:rsidDel="00000000" w:rsidR="00000000" w:rsidRPr="00000000">
        <w:rPr>
          <w:rtl w:val="0"/>
        </w:rPr>
        <w:t xml:space="preserve"> de los datos y reentrenar los modelos.</w:t>
        <w:br w:type="textWrapping"/>
      </w:r>
    </w:p>
    <w:p w:rsidR="00000000" w:rsidDel="00000000" w:rsidP="00000000" w:rsidRDefault="00000000" w:rsidRPr="00000000" w14:paraId="0000031C">
      <w:pPr>
        <w:numPr>
          <w:ilvl w:val="0"/>
          <w:numId w:val="17"/>
        </w:numPr>
        <w:spacing w:after="240" w:before="0" w:beforeAutospacing="0" w:lineRule="auto"/>
        <w:ind w:left="720" w:hanging="360"/>
      </w:pPr>
      <w:r w:rsidDel="00000000" w:rsidR="00000000" w:rsidRPr="00000000">
        <w:rPr>
          <w:b w:val="1"/>
          <w:rtl w:val="0"/>
        </w:rPr>
        <w:t xml:space="preserve">Valor agregado del clustering (K-Means):</w:t>
        <w:br w:type="textWrapping"/>
      </w:r>
      <w:r w:rsidDel="00000000" w:rsidR="00000000" w:rsidRPr="00000000">
        <w:rPr>
          <w:rtl w:val="0"/>
        </w:rPr>
        <w:t xml:space="preserve"> Los modelos no supervisados permitieron identificar </w:t>
      </w:r>
      <w:r w:rsidDel="00000000" w:rsidR="00000000" w:rsidRPr="00000000">
        <w:rPr>
          <w:b w:val="1"/>
          <w:rtl w:val="0"/>
        </w:rPr>
        <w:t xml:space="preserve">grupos homogéneos de consumo</w:t>
      </w:r>
      <w:r w:rsidDel="00000000" w:rsidR="00000000" w:rsidRPr="00000000">
        <w:rPr>
          <w:rtl w:val="0"/>
        </w:rPr>
        <w:t xml:space="preserve">, lo que facilita segmentar perfiles energéticos (ej. sectores de alto consumo eléctrico vs. transporte dependiente de biocombustibles).</w:t>
        <w:br w:type="textWrapping"/>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spacing w:after="80" w:before="280" w:line="259" w:lineRule="auto"/>
        <w:rPr>
          <w:rFonts w:ascii="Calibri" w:cs="Calibri" w:eastAsia="Calibri" w:hAnsi="Calibri"/>
          <w:sz w:val="26"/>
          <w:szCs w:val="26"/>
        </w:rPr>
      </w:pPr>
      <w:bookmarkStart w:colFirst="0" w:colLast="0" w:name="_heading=h.92373m92gj8f" w:id="68"/>
      <w:bookmarkEnd w:id="68"/>
      <w:r w:rsidDel="00000000" w:rsidR="00000000" w:rsidRPr="00000000">
        <w:rPr>
          <w:rFonts w:ascii="Calibri" w:cs="Calibri" w:eastAsia="Calibri" w:hAnsi="Calibri"/>
          <w:sz w:val="26"/>
          <w:szCs w:val="26"/>
          <w:rtl w:val="0"/>
        </w:rPr>
        <w:t xml:space="preserve">● Recomendaciones para el negocio o futuras investigaciones</w:t>
      </w:r>
    </w:p>
    <w:p w:rsidR="00000000" w:rsidDel="00000000" w:rsidP="00000000" w:rsidRDefault="00000000" w:rsidRPr="00000000" w14:paraId="0000031F">
      <w:pPr>
        <w:numPr>
          <w:ilvl w:val="0"/>
          <w:numId w:val="2"/>
        </w:numPr>
        <w:spacing w:after="0" w:afterAutospacing="0" w:before="240" w:lineRule="auto"/>
        <w:ind w:left="720" w:hanging="360"/>
      </w:pPr>
      <w:r w:rsidDel="00000000" w:rsidR="00000000" w:rsidRPr="00000000">
        <w:rPr>
          <w:b w:val="1"/>
          <w:rtl w:val="0"/>
        </w:rPr>
        <w:t xml:space="preserve">Integrar nuevas variables externas</w:t>
      </w:r>
      <w:r w:rsidDel="00000000" w:rsidR="00000000" w:rsidRPr="00000000">
        <w:rPr>
          <w:rtl w:val="0"/>
        </w:rPr>
        <w:t xml:space="preserve">, como precios de energía, PIB, políticas regulatorias y variables climáticas, para aumentar la capacidad explicativa del modelo.</w:t>
        <w:br w:type="textWrapping"/>
      </w:r>
    </w:p>
    <w:p w:rsidR="00000000" w:rsidDel="00000000" w:rsidP="00000000" w:rsidRDefault="00000000" w:rsidRPr="00000000" w14:paraId="00000320">
      <w:pPr>
        <w:numPr>
          <w:ilvl w:val="0"/>
          <w:numId w:val="2"/>
        </w:numPr>
        <w:spacing w:after="0" w:afterAutospacing="0" w:before="0" w:beforeAutospacing="0" w:lineRule="auto"/>
        <w:ind w:left="720" w:hanging="360"/>
      </w:pPr>
      <w:r w:rsidDel="00000000" w:rsidR="00000000" w:rsidRPr="00000000">
        <w:rPr>
          <w:b w:val="1"/>
          <w:rtl w:val="0"/>
        </w:rPr>
        <w:t xml:space="preserve">Desarrollar un tablero interactivo</w:t>
      </w:r>
      <w:r w:rsidDel="00000000" w:rsidR="00000000" w:rsidRPr="00000000">
        <w:rPr>
          <w:rtl w:val="0"/>
        </w:rPr>
        <w:t xml:space="preserve"> en herramientas como Power BI o Streamlit que permita a tomadores de decisiones visualizar predicciones y simular escenarios futuros.</w:t>
        <w:br w:type="textWrapping"/>
      </w:r>
    </w:p>
    <w:p w:rsidR="00000000" w:rsidDel="00000000" w:rsidP="00000000" w:rsidRDefault="00000000" w:rsidRPr="00000000" w14:paraId="00000321">
      <w:pPr>
        <w:numPr>
          <w:ilvl w:val="0"/>
          <w:numId w:val="2"/>
        </w:numPr>
        <w:spacing w:after="0" w:afterAutospacing="0" w:before="0" w:beforeAutospacing="0" w:lineRule="auto"/>
        <w:ind w:left="720" w:hanging="360"/>
      </w:pPr>
      <w:r w:rsidDel="00000000" w:rsidR="00000000" w:rsidRPr="00000000">
        <w:rPr>
          <w:b w:val="1"/>
          <w:rtl w:val="0"/>
        </w:rPr>
        <w:t xml:space="preserve">Ampliar el análisis a nivel geográfico</w:t>
      </w:r>
      <w:r w:rsidDel="00000000" w:rsidR="00000000" w:rsidRPr="00000000">
        <w:rPr>
          <w:rtl w:val="0"/>
        </w:rPr>
        <w:t xml:space="preserve">, desagregando los datos por estados o regiones de EE. UU., lo cual daría una visión más precisa de la transición energética local.</w:t>
        <w:br w:type="textWrapping"/>
      </w:r>
    </w:p>
    <w:p w:rsidR="00000000" w:rsidDel="00000000" w:rsidP="00000000" w:rsidRDefault="00000000" w:rsidRPr="00000000" w14:paraId="00000322">
      <w:pPr>
        <w:numPr>
          <w:ilvl w:val="0"/>
          <w:numId w:val="2"/>
        </w:numPr>
        <w:spacing w:after="0" w:afterAutospacing="0" w:before="0" w:beforeAutospacing="0" w:lineRule="auto"/>
        <w:ind w:left="720" w:hanging="360"/>
      </w:pPr>
      <w:r w:rsidDel="00000000" w:rsidR="00000000" w:rsidRPr="00000000">
        <w:rPr>
          <w:b w:val="1"/>
          <w:rtl w:val="0"/>
        </w:rPr>
        <w:t xml:space="preserve">Aplicar técnicas de deep learning</w:t>
      </w:r>
      <w:r w:rsidDel="00000000" w:rsidR="00000000" w:rsidRPr="00000000">
        <w:rPr>
          <w:rtl w:val="0"/>
        </w:rPr>
        <w:t xml:space="preserve"> (ej. redes neuronales recurrentes) para capturar dinámicas temporales complejas y mejorar las proyecciones de largo plazo.</w:t>
        <w:br w:type="textWrapping"/>
      </w:r>
    </w:p>
    <w:p w:rsidR="00000000" w:rsidDel="00000000" w:rsidP="00000000" w:rsidRDefault="00000000" w:rsidRPr="00000000" w14:paraId="00000323">
      <w:pPr>
        <w:numPr>
          <w:ilvl w:val="0"/>
          <w:numId w:val="2"/>
        </w:numPr>
        <w:spacing w:after="240" w:before="0" w:beforeAutospacing="0" w:lineRule="auto"/>
        <w:ind w:left="720" w:hanging="360"/>
      </w:pPr>
      <w:r w:rsidDel="00000000" w:rsidR="00000000" w:rsidRPr="00000000">
        <w:rPr>
          <w:b w:val="1"/>
          <w:rtl w:val="0"/>
        </w:rPr>
        <w:t xml:space="preserve">Fomentar la validación con expertos</w:t>
      </w:r>
      <w:r w:rsidDel="00000000" w:rsidR="00000000" w:rsidRPr="00000000">
        <w:rPr>
          <w:rtl w:val="0"/>
        </w:rPr>
        <w:t xml:space="preserve"> en política energética y sostenibilidad para contextualizar los resultados y convertirlos en insumos para la toma de decisiones.</w:t>
        <w:br w:type="textWrapping"/>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spacing w:after="80" w:before="280" w:line="259" w:lineRule="auto"/>
        <w:rPr>
          <w:rFonts w:ascii="Calibri" w:cs="Calibri" w:eastAsia="Calibri" w:hAnsi="Calibri"/>
          <w:sz w:val="26"/>
          <w:szCs w:val="26"/>
        </w:rPr>
      </w:pPr>
      <w:bookmarkStart w:colFirst="0" w:colLast="0" w:name="_heading=h.rtu6fcgjwwbz" w:id="69"/>
      <w:bookmarkEnd w:id="69"/>
      <w:r w:rsidDel="00000000" w:rsidR="00000000" w:rsidRPr="00000000">
        <w:rPr>
          <w:rFonts w:ascii="Calibri" w:cs="Calibri" w:eastAsia="Calibri" w:hAnsi="Calibri"/>
          <w:sz w:val="26"/>
          <w:szCs w:val="26"/>
          <w:rtl w:val="0"/>
        </w:rPr>
        <w:t xml:space="preserve">● Consideraciones éticas</w:t>
      </w:r>
    </w:p>
    <w:p w:rsidR="00000000" w:rsidDel="00000000" w:rsidP="00000000" w:rsidRDefault="00000000" w:rsidRPr="00000000" w14:paraId="00000326">
      <w:pPr>
        <w:numPr>
          <w:ilvl w:val="0"/>
          <w:numId w:val="45"/>
        </w:numPr>
        <w:spacing w:after="0" w:afterAutospacing="0" w:before="240" w:lineRule="auto"/>
        <w:ind w:left="720" w:hanging="360"/>
      </w:pPr>
      <w:r w:rsidDel="00000000" w:rsidR="00000000" w:rsidRPr="00000000">
        <w:rPr>
          <w:b w:val="1"/>
          <w:rtl w:val="0"/>
        </w:rPr>
        <w:t xml:space="preserve">Uso responsable de los resultados:</w:t>
        <w:br w:type="textWrapping"/>
      </w:r>
      <w:r w:rsidDel="00000000" w:rsidR="00000000" w:rsidRPr="00000000">
        <w:rPr>
          <w:rtl w:val="0"/>
        </w:rPr>
        <w:t xml:space="preserve"> Los modelos no deben reemplazar las proyecciones oficiales de la EIA, sino actuar como </w:t>
      </w:r>
      <w:r w:rsidDel="00000000" w:rsidR="00000000" w:rsidRPr="00000000">
        <w:rPr>
          <w:b w:val="1"/>
          <w:rtl w:val="0"/>
        </w:rPr>
        <w:t xml:space="preserve">herramienta complementaria de análisis académico y estratégico</w:t>
      </w:r>
      <w:r w:rsidDel="00000000" w:rsidR="00000000" w:rsidRPr="00000000">
        <w:rPr>
          <w:rtl w:val="0"/>
        </w:rPr>
        <w:t xml:space="preserve">.</w:t>
        <w:br w:type="textWrapping"/>
      </w:r>
    </w:p>
    <w:p w:rsidR="00000000" w:rsidDel="00000000" w:rsidP="00000000" w:rsidRDefault="00000000" w:rsidRPr="00000000" w14:paraId="00000327">
      <w:pPr>
        <w:numPr>
          <w:ilvl w:val="0"/>
          <w:numId w:val="45"/>
        </w:numPr>
        <w:spacing w:after="0" w:afterAutospacing="0" w:before="0" w:beforeAutospacing="0" w:lineRule="auto"/>
        <w:ind w:left="720" w:hanging="360"/>
      </w:pPr>
      <w:r w:rsidDel="00000000" w:rsidR="00000000" w:rsidRPr="00000000">
        <w:rPr>
          <w:b w:val="1"/>
          <w:rtl w:val="0"/>
        </w:rPr>
        <w:t xml:space="preserve">Limitaciones de los datos:</w:t>
        <w:br w:type="textWrapping"/>
      </w:r>
      <w:r w:rsidDel="00000000" w:rsidR="00000000" w:rsidRPr="00000000">
        <w:rPr>
          <w:rtl w:val="0"/>
        </w:rPr>
        <w:t xml:space="preserve"> Al no incluir variables socioeconómicas ni regulatorias, se debe evitar una interpretación excesiva de los resultados.</w:t>
        <w:br w:type="textWrapping"/>
      </w:r>
    </w:p>
    <w:p w:rsidR="00000000" w:rsidDel="00000000" w:rsidP="00000000" w:rsidRDefault="00000000" w:rsidRPr="00000000" w14:paraId="00000328">
      <w:pPr>
        <w:numPr>
          <w:ilvl w:val="0"/>
          <w:numId w:val="45"/>
        </w:numPr>
        <w:spacing w:after="0" w:afterAutospacing="0" w:before="0" w:beforeAutospacing="0" w:lineRule="auto"/>
        <w:ind w:left="720" w:hanging="360"/>
      </w:pPr>
      <w:r w:rsidDel="00000000" w:rsidR="00000000" w:rsidRPr="00000000">
        <w:rPr>
          <w:b w:val="1"/>
          <w:rtl w:val="0"/>
        </w:rPr>
        <w:t xml:space="preserve">Evitar sesgos e interpretaciones erróneas:</w:t>
        <w:br w:type="textWrapping"/>
      </w:r>
      <w:r w:rsidDel="00000000" w:rsidR="00000000" w:rsidRPr="00000000">
        <w:rPr>
          <w:rtl w:val="0"/>
        </w:rPr>
        <w:t xml:space="preserve"> Los modelos reflejan patrones históricos de consumo energético, por lo que </w:t>
      </w:r>
      <w:r w:rsidDel="00000000" w:rsidR="00000000" w:rsidRPr="00000000">
        <w:rPr>
          <w:b w:val="1"/>
          <w:rtl w:val="0"/>
        </w:rPr>
        <w:t xml:space="preserve">no anticipan eventos inesperados</w:t>
      </w:r>
      <w:r w:rsidDel="00000000" w:rsidR="00000000" w:rsidRPr="00000000">
        <w:rPr>
          <w:rtl w:val="0"/>
        </w:rPr>
        <w:t xml:space="preserve"> (crisis energéticas, pandemias, guerras).</w:t>
        <w:br w:type="textWrapping"/>
      </w:r>
    </w:p>
    <w:p w:rsidR="00000000" w:rsidDel="00000000" w:rsidP="00000000" w:rsidRDefault="00000000" w:rsidRPr="00000000" w14:paraId="00000329">
      <w:pPr>
        <w:numPr>
          <w:ilvl w:val="0"/>
          <w:numId w:val="45"/>
        </w:numPr>
        <w:spacing w:after="0" w:afterAutospacing="0" w:before="0" w:beforeAutospacing="0" w:lineRule="auto"/>
        <w:ind w:left="720" w:hanging="360"/>
      </w:pPr>
      <w:r w:rsidDel="00000000" w:rsidR="00000000" w:rsidRPr="00000000">
        <w:rPr>
          <w:b w:val="1"/>
          <w:rtl w:val="0"/>
        </w:rPr>
        <w:t xml:space="preserve">Transparencia metodológica:</w:t>
        <w:br w:type="textWrapping"/>
      </w:r>
      <w:r w:rsidDel="00000000" w:rsidR="00000000" w:rsidRPr="00000000">
        <w:rPr>
          <w:rtl w:val="0"/>
        </w:rPr>
        <w:t xml:space="preserve"> Es fundamental documentar los métodos, supuestos y limitaciones del modelo para que los usuarios comprendan qué puede y qué no puede hacer la herramienta.</w:t>
        <w:br w:type="textWrapping"/>
      </w:r>
    </w:p>
    <w:p w:rsidR="00000000" w:rsidDel="00000000" w:rsidP="00000000" w:rsidRDefault="00000000" w:rsidRPr="00000000" w14:paraId="0000032A">
      <w:pPr>
        <w:numPr>
          <w:ilvl w:val="0"/>
          <w:numId w:val="45"/>
        </w:numPr>
        <w:spacing w:after="240" w:before="0" w:beforeAutospacing="0" w:lineRule="auto"/>
        <w:ind w:left="720" w:hanging="360"/>
      </w:pPr>
      <w:r w:rsidDel="00000000" w:rsidR="00000000" w:rsidRPr="00000000">
        <w:rPr>
          <w:b w:val="1"/>
          <w:rtl w:val="0"/>
        </w:rPr>
        <w:t xml:space="preserve">Impacto social y estratégico:</w:t>
        <w:br w:type="textWrapping"/>
      </w:r>
      <w:r w:rsidDel="00000000" w:rsidR="00000000" w:rsidRPr="00000000">
        <w:rPr>
          <w:rtl w:val="0"/>
        </w:rPr>
        <w:t xml:space="preserve"> Los resultados deben usarse para </w:t>
      </w:r>
      <w:r w:rsidDel="00000000" w:rsidR="00000000" w:rsidRPr="00000000">
        <w:rPr>
          <w:b w:val="1"/>
          <w:rtl w:val="0"/>
        </w:rPr>
        <w:t xml:space="preserve">apoyar políticas de transición energética y sostenibilidad</w:t>
      </w:r>
      <w:r w:rsidDel="00000000" w:rsidR="00000000" w:rsidRPr="00000000">
        <w:rPr>
          <w:rtl w:val="0"/>
        </w:rPr>
        <w:t xml:space="preserve">, contribuyendo a la reducción de emisiones y a una economía más limpia.</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2E">
      <w:pPr>
        <w:jc w:val="both"/>
        <w:rPr>
          <w:rFonts w:ascii="Arial" w:cs="Arial" w:eastAsia="Arial" w:hAnsi="Arial"/>
          <w:b w:val="1"/>
          <w:sz w:val="24"/>
          <w:szCs w:val="24"/>
        </w:rPr>
      </w:pPr>
      <w:r w:rsidDel="00000000" w:rsidR="00000000" w:rsidRPr="00000000">
        <w:rPr>
          <w:rtl w:val="0"/>
        </w:rPr>
      </w:r>
    </w:p>
    <w:sectPr>
      <w:headerReference r:id="rId24" w:type="default"/>
      <w:footerReference r:id="rId2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-1066799</wp:posOffset>
              </wp:positionH>
              <wp:positionV relativeFrom="paragraph">
                <wp:posOffset>-12699</wp:posOffset>
              </wp:positionV>
              <wp:extent cx="7773670" cy="675640"/>
              <wp:effectExtent b="0" l="0" r="0" t="0"/>
              <wp:wrapNone/>
              <wp:docPr id="926181182" name=""/>
              <a:graphic>
                <a:graphicData uri="http://schemas.microsoft.com/office/word/2010/wordprocessingGroup">
                  <wpg:wgp>
                    <wpg:cNvGrpSpPr/>
                    <wpg:grpSpPr>
                      <a:xfrm>
                        <a:off x="1459150" y="3442175"/>
                        <a:ext cx="7773670" cy="675640"/>
                        <a:chOff x="1459150" y="3442175"/>
                        <a:chExt cx="7773700" cy="675650"/>
                      </a:xfrm>
                    </wpg:grpSpPr>
                    <wpg:grpSp>
                      <wpg:cNvGrpSpPr/>
                      <wpg:grpSpPr>
                        <a:xfrm>
                          <a:off x="1459165" y="3442180"/>
                          <a:ext cx="7773670" cy="675640"/>
                          <a:chOff x="1459150" y="3442175"/>
                          <a:chExt cx="7773700" cy="675650"/>
                        </a:xfrm>
                      </wpg:grpSpPr>
                      <wps:wsp>
                        <wps:cNvSpPr/>
                        <wps:cNvPr id="3" name="Shape 3"/>
                        <wps:spPr>
                          <a:xfrm>
                            <a:off x="1459150" y="3442175"/>
                            <a:ext cx="7773700" cy="67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165" y="3442180"/>
                            <a:ext cx="7773670" cy="675640"/>
                            <a:chOff x="0" y="0"/>
                            <a:chExt cx="7773670" cy="675640"/>
                          </a:xfrm>
                        </wpg:grpSpPr>
                        <wps:wsp>
                          <wps:cNvSpPr/>
                          <wps:cNvPr id="5" name="Shape 5"/>
                          <wps:spPr>
                            <a:xfrm>
                              <a:off x="0" y="0"/>
                              <a:ext cx="7773650" cy="67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9525"/>
                              <a:ext cx="7773670" cy="666115"/>
                            </a:xfrm>
                            <a:prstGeom prst="rect">
                              <a:avLst/>
                            </a:prstGeom>
                            <a:noFill/>
                            <a:ln>
                              <a:noFill/>
                            </a:ln>
                          </pic:spPr>
                        </pic:pic>
                        <pic:pic>
                          <pic:nvPicPr>
                            <pic:cNvPr id="7" name="Shape 7"/>
                            <pic:cNvPicPr preferRelativeResize="0"/>
                          </pic:nvPicPr>
                          <pic:blipFill rotWithShape="1">
                            <a:blip r:embed="rId2">
                              <a:alphaModFix/>
                            </a:blip>
                            <a:srcRect b="0" l="0" r="0" t="0"/>
                            <a:stretch/>
                          </pic:blipFill>
                          <pic:spPr>
                            <a:xfrm>
                              <a:off x="1219200" y="0"/>
                              <a:ext cx="5612130" cy="64897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-1066799</wp:posOffset>
              </wp:positionH>
              <wp:positionV relativeFrom="paragraph">
                <wp:posOffset>-12699</wp:posOffset>
              </wp:positionV>
              <wp:extent cx="7773670" cy="675640"/>
              <wp:effectExtent b="0" l="0" r="0" t="0"/>
              <wp:wrapNone/>
              <wp:docPr id="926181182" name="image15.png"/>
              <a:graphic>
                <a:graphicData uri="http://schemas.openxmlformats.org/drawingml/2006/picture">
                  <pic:pic>
                    <pic:nvPicPr>
                      <pic:cNvPr id="0" name="image15.png"/>
                      <pic:cNvPicPr preferRelativeResize="0"/>
                    </pic:nvPicPr>
                    <pic:blipFill>
                      <a:blip r:embed="rId3"/>
                      <a:srcRect/>
                      <a:stretch>
                        <a:fillRect/>
                      </a:stretch>
                    </pic:blipFill>
                    <pic:spPr>
                      <a:xfrm>
                        <a:off x="0" y="0"/>
                        <a:ext cx="7773670" cy="675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-1070607</wp:posOffset>
          </wp:positionH>
          <wp:positionV relativeFrom="paragraph">
            <wp:posOffset>-449577</wp:posOffset>
          </wp:positionV>
          <wp:extent cx="7764520" cy="723935"/>
          <wp:effectExtent b="0" l="0" r="0" t="0"/>
          <wp:wrapNone/>
          <wp:docPr id="9261811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4520" cy="7239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83563C"/>
    <w:rPr>
      <w:rFonts w:ascii="Times New Roman" w:cs="Times New Roman" w:eastAsia="Times New Roman" w:hAnsi="Times New Roman"/>
      <w:b w:val="1"/>
      <w:bCs w:val="1"/>
      <w:kern w:val="36"/>
      <w:sz w:val="48"/>
      <w:szCs w:val="48"/>
      <w:lang w:eastAsia="es-CO"/>
    </w:rPr>
  </w:style>
  <w:style w:type="character" w:styleId="Ttulo2Car" w:customStyle="1">
    <w:name w:val="Título 2 Car"/>
    <w:basedOn w:val="Fuentedeprrafopredeter"/>
    <w:link w:val="Ttulo2"/>
    <w:uiPriority w:val="9"/>
    <w:rsid w:val="0083563C"/>
    <w:rPr>
      <w:rFonts w:ascii="Times New Roman" w:cs="Times New Roman" w:eastAsia="Times New Roman" w:hAnsi="Times New Roman"/>
      <w:b w:val="1"/>
      <w:bCs w:val="1"/>
      <w:kern w:val="0"/>
      <w:sz w:val="36"/>
      <w:szCs w:val="36"/>
      <w:lang w:eastAsia="es-CO"/>
    </w:rPr>
  </w:style>
  <w:style w:type="character" w:styleId="Ttulo3Car" w:customStyle="1">
    <w:name w:val="Título 3 Car"/>
    <w:basedOn w:val="Fuentedeprrafopredeter"/>
    <w:link w:val="Ttulo3"/>
    <w:uiPriority w:val="9"/>
    <w:rsid w:val="0083563C"/>
    <w:rPr>
      <w:rFonts w:ascii="Times New Roman" w:cs="Times New Roman" w:eastAsia="Times New Roman" w:hAnsi="Times New Roman"/>
      <w:b w:val="1"/>
      <w:bCs w:val="1"/>
      <w:kern w:val="0"/>
      <w:sz w:val="27"/>
      <w:szCs w:val="27"/>
      <w:lang w:eastAsia="es-CO"/>
    </w:rPr>
  </w:style>
  <w:style w:type="character" w:styleId="Textoennegrita">
    <w:name w:val="Strong"/>
    <w:basedOn w:val="Fuentedeprrafopredeter"/>
    <w:uiPriority w:val="22"/>
    <w:qFormat w:val="1"/>
    <w:rsid w:val="0083563C"/>
    <w:rPr>
      <w:b w:val="1"/>
      <w:bCs w:val="1"/>
    </w:rPr>
  </w:style>
  <w:style w:type="paragraph" w:styleId="NormalWeb">
    <w:name w:val="Normal (Web)"/>
    <w:basedOn w:val="Normal"/>
    <w:uiPriority w:val="99"/>
    <w:semiHidden w:val="1"/>
    <w:unhideWhenUsed w:val="1"/>
    <w:rsid w:val="0083563C"/>
    <w:pPr>
      <w:spacing w:after="100" w:afterAutospacing="1" w:before="100" w:beforeAutospacing="1" w:line="240" w:lineRule="auto"/>
    </w:pPr>
    <w:rPr>
      <w:rFonts w:ascii="Times New Roman" w:cs="Times New Roman" w:eastAsia="Times New Roman" w:hAnsi="Times New Roman"/>
      <w:sz w:val="24"/>
      <w:szCs w:val="24"/>
    </w:rPr>
  </w:style>
  <w:style w:type="character" w:styleId="nfasis">
    <w:name w:val="Emphasis"/>
    <w:basedOn w:val="Fuentedeprrafopredeter"/>
    <w:uiPriority w:val="20"/>
    <w:qFormat w:val="1"/>
    <w:rsid w:val="0083563C"/>
    <w:rPr>
      <w:i w:val="1"/>
      <w:iCs w:val="1"/>
    </w:rPr>
  </w:style>
  <w:style w:type="table" w:styleId="Tablaconcuadrcula">
    <w:name w:val="Table Grid"/>
    <w:basedOn w:val="Tablanormal"/>
    <w:uiPriority w:val="39"/>
    <w:rsid w:val="001756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4E17FE"/>
    <w:pPr>
      <w:ind w:left="720"/>
      <w:contextualSpacing w:val="1"/>
    </w:p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636D6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36D68"/>
  </w:style>
  <w:style w:type="paragraph" w:styleId="Piedepgina">
    <w:name w:val="footer"/>
    <w:basedOn w:val="Normal"/>
    <w:link w:val="PiedepginaCar"/>
    <w:uiPriority w:val="99"/>
    <w:unhideWhenUsed w:val="1"/>
    <w:rsid w:val="00636D6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36D68"/>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3.png"/><Relationship Id="rId24" Type="http://schemas.openxmlformats.org/officeDocument/2006/relationships/header" Target="header1.xml"/><Relationship Id="rId23" Type="http://schemas.openxmlformats.org/officeDocument/2006/relationships/hyperlink" Target="https://drive.google.com/file/d/1JFwbzeQMRFXWCPPxLZB3K1AoXWThTf2f/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listairking/renewable-energy-consumption-in-the-u-s"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UX4DMugAKLnYfuWqFgIOVMZkaNhjXD7v?usp=sharing" TargetMode="External"/><Relationship Id="rId8" Type="http://schemas.openxmlformats.org/officeDocument/2006/relationships/hyperlink" Target="https://www.kaggle.com/datasets/alistairking/renewable-energy-consumption-in-the-u-s" TargetMode="External"/><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6.png"/><Relationship Id="rId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2OxoB3SZ/FpZVG14rJgWLKxPQ==">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2024-10-31T01:45:00Z</dcterms:created>
  <dc:creator>Guiervical</dc:creator>
</cp:coreProperties>
</file>